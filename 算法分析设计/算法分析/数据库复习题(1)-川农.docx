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EACDBD" w14:textId="77777777" w:rsidR="00A83BD8" w:rsidRDefault="00000000">
      <w:pPr>
        <w:jc w:val="center"/>
        <w:rPr>
          <w:b/>
          <w:sz w:val="40"/>
          <w:szCs w:val="21"/>
        </w:rPr>
      </w:pPr>
      <w:r>
        <w:rPr>
          <w:rFonts w:hint="eastAsia"/>
          <w:b/>
          <w:sz w:val="40"/>
          <w:szCs w:val="21"/>
        </w:rPr>
        <w:t xml:space="preserve"> </w:t>
      </w:r>
      <w:r>
        <w:rPr>
          <w:rFonts w:hint="eastAsia"/>
          <w:b/>
          <w:sz w:val="40"/>
          <w:szCs w:val="21"/>
        </w:rPr>
        <w:t>数据库复习题</w:t>
      </w:r>
    </w:p>
    <w:p w14:paraId="3EE37B3D" w14:textId="77777777" w:rsidR="00A83BD8" w:rsidRDefault="00A83BD8">
      <w:pPr>
        <w:jc w:val="center"/>
        <w:rPr>
          <w:b/>
          <w:sz w:val="40"/>
          <w:szCs w:val="21"/>
        </w:rPr>
      </w:pPr>
    </w:p>
    <w:p w14:paraId="37FBBA1D" w14:textId="77777777" w:rsidR="00A83BD8" w:rsidRDefault="00000000">
      <w:pPr>
        <w:rPr>
          <w:b/>
          <w:sz w:val="28"/>
          <w:szCs w:val="21"/>
        </w:rPr>
      </w:pPr>
      <w:r>
        <w:rPr>
          <w:rFonts w:hint="eastAsia"/>
          <w:b/>
          <w:sz w:val="28"/>
          <w:szCs w:val="21"/>
        </w:rPr>
        <w:t>判断题</w:t>
      </w:r>
    </w:p>
    <w:p w14:paraId="4F1FB40A" w14:textId="77777777" w:rsidR="00A83BD8" w:rsidRDefault="00000000">
      <w:pPr>
        <w:rPr>
          <w:b/>
          <w:sz w:val="24"/>
          <w:szCs w:val="21"/>
        </w:rPr>
      </w:pPr>
      <w:r>
        <w:rPr>
          <w:rFonts w:hint="eastAsia"/>
          <w:b/>
          <w:sz w:val="24"/>
          <w:szCs w:val="21"/>
        </w:rPr>
        <w:t>（</w:t>
      </w:r>
      <w:r>
        <w:rPr>
          <w:rFonts w:hint="eastAsia"/>
          <w:b/>
          <w:color w:val="FF0000"/>
          <w:sz w:val="24"/>
          <w:szCs w:val="21"/>
          <w:u w:val="single"/>
        </w:rPr>
        <w:t>红色</w:t>
      </w:r>
      <w:r>
        <w:rPr>
          <w:rFonts w:hint="eastAsia"/>
          <w:b/>
          <w:sz w:val="24"/>
          <w:szCs w:val="21"/>
        </w:rPr>
        <w:t>的表示错误，</w:t>
      </w:r>
      <w:r>
        <w:rPr>
          <w:rFonts w:hint="eastAsia"/>
          <w:b/>
          <w:color w:val="00B050"/>
          <w:sz w:val="24"/>
          <w:szCs w:val="21"/>
        </w:rPr>
        <w:t>绿色</w:t>
      </w:r>
      <w:r>
        <w:rPr>
          <w:rFonts w:hint="eastAsia"/>
          <w:b/>
          <w:sz w:val="24"/>
          <w:szCs w:val="21"/>
        </w:rPr>
        <w:t>表示正确）</w:t>
      </w:r>
    </w:p>
    <w:p w14:paraId="0E4AC4BE" w14:textId="77777777" w:rsidR="00A83BD8" w:rsidRDefault="00000000">
      <w:pPr>
        <w:pStyle w:val="a"/>
        <w:ind w:left="560" w:firstLineChars="0" w:hanging="560"/>
        <w:rPr>
          <w:color w:val="FF0000"/>
          <w:sz w:val="24"/>
          <w:szCs w:val="24"/>
          <w:u w:val="single"/>
        </w:rPr>
      </w:pPr>
      <w:r>
        <w:rPr>
          <w:rFonts w:hint="eastAsia"/>
          <w:color w:val="FF0000"/>
          <w:sz w:val="24"/>
          <w:szCs w:val="24"/>
          <w:u w:val="single"/>
        </w:rPr>
        <w:t>SQL</w:t>
      </w:r>
      <w:r>
        <w:rPr>
          <w:rFonts w:hint="eastAsia"/>
          <w:color w:val="FF0000"/>
          <w:sz w:val="24"/>
          <w:szCs w:val="24"/>
          <w:u w:val="single"/>
        </w:rPr>
        <w:t>数据查询语句中的</w:t>
      </w:r>
      <w:r>
        <w:rPr>
          <w:rFonts w:hint="eastAsia"/>
          <w:color w:val="FF0000"/>
          <w:sz w:val="24"/>
          <w:szCs w:val="24"/>
          <w:u w:val="single"/>
        </w:rPr>
        <w:t>HAVING</w:t>
      </w:r>
      <w:r>
        <w:rPr>
          <w:rFonts w:hint="eastAsia"/>
          <w:color w:val="FF0000"/>
          <w:sz w:val="24"/>
          <w:szCs w:val="24"/>
          <w:u w:val="single"/>
        </w:rPr>
        <w:t>子句与</w:t>
      </w:r>
      <w:r>
        <w:rPr>
          <w:rFonts w:hint="eastAsia"/>
          <w:color w:val="FF0000"/>
          <w:sz w:val="24"/>
          <w:szCs w:val="24"/>
          <w:u w:val="single"/>
        </w:rPr>
        <w:t>WHERE</w:t>
      </w:r>
      <w:r>
        <w:rPr>
          <w:rFonts w:hint="eastAsia"/>
          <w:color w:val="FF0000"/>
          <w:sz w:val="24"/>
          <w:szCs w:val="24"/>
          <w:u w:val="single"/>
        </w:rPr>
        <w:t>子句的作用是相同的。</w:t>
      </w:r>
    </w:p>
    <w:p w14:paraId="656A7015" w14:textId="77777777" w:rsidR="00A83BD8" w:rsidRDefault="00000000">
      <w:pPr>
        <w:pStyle w:val="a"/>
        <w:ind w:left="480" w:hanging="480"/>
        <w:rPr>
          <w:color w:val="FF0000"/>
          <w:sz w:val="24"/>
          <w:szCs w:val="24"/>
          <w:u w:val="single"/>
        </w:rPr>
      </w:pPr>
      <w:r>
        <w:rPr>
          <w:rFonts w:hint="eastAsia"/>
          <w:color w:val="FF0000"/>
          <w:sz w:val="24"/>
          <w:szCs w:val="24"/>
          <w:u w:val="single"/>
        </w:rPr>
        <w:t>在关系代数运算中，基本的运算是并，</w:t>
      </w:r>
      <w:r>
        <w:rPr>
          <w:rFonts w:hint="eastAsia"/>
          <w:strike/>
          <w:color w:val="FF0000"/>
          <w:sz w:val="24"/>
          <w:szCs w:val="24"/>
          <w:u w:val="single"/>
        </w:rPr>
        <w:t>交</w:t>
      </w:r>
      <w:r>
        <w:rPr>
          <w:rFonts w:hint="eastAsia"/>
          <w:color w:val="00B050"/>
          <w:sz w:val="24"/>
          <w:szCs w:val="24"/>
          <w:u w:val="single"/>
        </w:rPr>
        <w:t>（差）</w:t>
      </w:r>
      <w:r>
        <w:rPr>
          <w:rFonts w:hint="eastAsia"/>
          <w:color w:val="FF0000"/>
          <w:sz w:val="24"/>
          <w:szCs w:val="24"/>
          <w:u w:val="single"/>
        </w:rPr>
        <w:t>，笛卡尔积，选择，投影。</w:t>
      </w:r>
    </w:p>
    <w:p w14:paraId="3F5AC546" w14:textId="77777777" w:rsidR="00A83BD8" w:rsidRDefault="00000000">
      <w:pPr>
        <w:pStyle w:val="a"/>
        <w:ind w:left="480" w:hanging="480"/>
        <w:rPr>
          <w:color w:val="FF0000"/>
          <w:sz w:val="24"/>
          <w:szCs w:val="24"/>
          <w:u w:val="single"/>
        </w:rPr>
      </w:pPr>
      <w:r>
        <w:rPr>
          <w:rFonts w:hint="eastAsia"/>
          <w:color w:val="FF0000"/>
          <w:sz w:val="24"/>
          <w:szCs w:val="24"/>
          <w:u w:val="single"/>
        </w:rPr>
        <w:t>一个关系只有一个候选码（键）。</w:t>
      </w:r>
    </w:p>
    <w:p w14:paraId="184EDAA2" w14:textId="77777777" w:rsidR="00A83BD8" w:rsidRDefault="00000000">
      <w:pPr>
        <w:pStyle w:val="a"/>
        <w:ind w:left="480" w:hanging="480"/>
        <w:rPr>
          <w:color w:val="FF0000"/>
          <w:sz w:val="24"/>
          <w:szCs w:val="24"/>
        </w:rPr>
      </w:pPr>
      <w:r>
        <w:rPr>
          <w:rFonts w:hint="eastAsia"/>
          <w:color w:val="FF0000"/>
          <w:sz w:val="24"/>
          <w:szCs w:val="24"/>
          <w:u w:val="single"/>
        </w:rPr>
        <w:t>实体完整性规则是对外键的约束，参照完整性规则是对主键的约束。</w:t>
      </w:r>
    </w:p>
    <w:p w14:paraId="24264847" w14:textId="77777777" w:rsidR="00A83BD8" w:rsidRPr="000A2CE4" w:rsidRDefault="00000000">
      <w:pPr>
        <w:pStyle w:val="a"/>
        <w:ind w:left="480" w:hanging="480"/>
        <w:rPr>
          <w:color w:val="00B050"/>
          <w:sz w:val="24"/>
          <w:szCs w:val="24"/>
          <w:highlight w:val="yellow"/>
        </w:rPr>
      </w:pPr>
      <w:r w:rsidRPr="000A2CE4">
        <w:rPr>
          <w:rFonts w:hint="eastAsia"/>
          <w:color w:val="00B050"/>
          <w:sz w:val="24"/>
          <w:szCs w:val="24"/>
          <w:highlight w:val="yellow"/>
        </w:rPr>
        <w:t>按照索引记录的存放位置，索引可以分为聚集索引和非聚集索引。</w:t>
      </w:r>
    </w:p>
    <w:p w14:paraId="6BAF93F2" w14:textId="77777777" w:rsidR="00A83BD8" w:rsidRDefault="00000000">
      <w:pPr>
        <w:pStyle w:val="a"/>
        <w:ind w:left="480" w:hanging="480"/>
        <w:rPr>
          <w:color w:val="FF0000"/>
          <w:sz w:val="24"/>
          <w:szCs w:val="24"/>
          <w:u w:val="single"/>
        </w:rPr>
      </w:pPr>
      <w:proofErr w:type="gramStart"/>
      <w:r>
        <w:rPr>
          <w:rFonts w:hint="eastAsia"/>
          <w:color w:val="FF0000"/>
          <w:sz w:val="24"/>
          <w:szCs w:val="24"/>
          <w:u w:val="single"/>
        </w:rPr>
        <w:t>跟基本表</w:t>
      </w:r>
      <w:proofErr w:type="gramEnd"/>
      <w:r>
        <w:rPr>
          <w:rFonts w:hint="eastAsia"/>
          <w:color w:val="FF0000"/>
          <w:sz w:val="24"/>
          <w:szCs w:val="24"/>
          <w:u w:val="single"/>
        </w:rPr>
        <w:t>一样，视图中也存储有实实在在的数据。</w:t>
      </w:r>
    </w:p>
    <w:p w14:paraId="49CBA80B" w14:textId="77777777" w:rsidR="00A83BD8" w:rsidRDefault="00000000">
      <w:pPr>
        <w:pStyle w:val="a"/>
        <w:ind w:left="480" w:hanging="480"/>
        <w:rPr>
          <w:color w:val="FF0000"/>
          <w:sz w:val="24"/>
          <w:szCs w:val="24"/>
          <w:u w:val="single"/>
        </w:rPr>
      </w:pPr>
      <w:r>
        <w:rPr>
          <w:rFonts w:hint="eastAsia"/>
          <w:color w:val="FF0000"/>
          <w:sz w:val="24"/>
          <w:szCs w:val="24"/>
          <w:u w:val="single"/>
        </w:rPr>
        <w:t>SQL</w:t>
      </w:r>
      <w:r>
        <w:rPr>
          <w:rFonts w:hint="eastAsia"/>
          <w:color w:val="FF0000"/>
          <w:sz w:val="24"/>
          <w:szCs w:val="24"/>
          <w:u w:val="single"/>
        </w:rPr>
        <w:t>语言的中文名称为结构化</w:t>
      </w:r>
      <w:r>
        <w:rPr>
          <w:rFonts w:hint="eastAsia"/>
          <w:strike/>
          <w:color w:val="FF0000"/>
          <w:sz w:val="24"/>
          <w:szCs w:val="24"/>
          <w:u w:val="single"/>
        </w:rPr>
        <w:t>数据</w:t>
      </w:r>
      <w:r>
        <w:rPr>
          <w:rFonts w:hint="eastAsia"/>
          <w:color w:val="00B050"/>
          <w:sz w:val="24"/>
          <w:szCs w:val="24"/>
          <w:u w:val="single"/>
        </w:rPr>
        <w:t>（查询）</w:t>
      </w:r>
      <w:r>
        <w:rPr>
          <w:rFonts w:hint="eastAsia"/>
          <w:color w:val="FF0000"/>
          <w:sz w:val="24"/>
          <w:szCs w:val="24"/>
          <w:u w:val="single"/>
        </w:rPr>
        <w:t>语言。</w:t>
      </w:r>
    </w:p>
    <w:p w14:paraId="24FA9506" w14:textId="77777777" w:rsidR="00A83BD8" w:rsidRDefault="00000000">
      <w:pPr>
        <w:pStyle w:val="a"/>
        <w:ind w:left="480" w:hanging="480"/>
        <w:rPr>
          <w:color w:val="FF0000"/>
          <w:sz w:val="24"/>
          <w:szCs w:val="24"/>
          <w:u w:val="single"/>
        </w:rPr>
      </w:pPr>
      <w:r>
        <w:rPr>
          <w:rFonts w:hint="eastAsia"/>
          <w:color w:val="FF0000"/>
          <w:sz w:val="24"/>
          <w:szCs w:val="24"/>
          <w:u w:val="single"/>
        </w:rPr>
        <w:t>专门的关系运算包括选择运算、投影运算和</w:t>
      </w:r>
      <w:r>
        <w:rPr>
          <w:color w:val="FF0000"/>
          <w:sz w:val="24"/>
          <w:szCs w:val="24"/>
          <w:u w:val="single"/>
        </w:rPr>
        <w:t>笛</w:t>
      </w:r>
      <w:r>
        <w:rPr>
          <w:rFonts w:hint="eastAsia"/>
          <w:color w:val="FF0000"/>
          <w:sz w:val="24"/>
          <w:szCs w:val="24"/>
          <w:u w:val="single"/>
        </w:rPr>
        <w:t>卡尔积运算。</w:t>
      </w:r>
    </w:p>
    <w:p w14:paraId="3C33D7A7" w14:textId="77777777" w:rsidR="00A83BD8" w:rsidRDefault="00000000">
      <w:pPr>
        <w:pStyle w:val="a"/>
        <w:ind w:left="480" w:hanging="480"/>
        <w:rPr>
          <w:color w:val="FF0000"/>
          <w:sz w:val="24"/>
          <w:szCs w:val="24"/>
          <w:u w:val="single"/>
        </w:rPr>
      </w:pPr>
      <w:r>
        <w:rPr>
          <w:rFonts w:hint="eastAsia"/>
          <w:color w:val="FF0000"/>
          <w:sz w:val="24"/>
          <w:szCs w:val="24"/>
          <w:u w:val="single"/>
        </w:rPr>
        <w:t>假设有关系</w:t>
      </w:r>
      <w:r>
        <w:rPr>
          <w:rFonts w:hint="eastAsia"/>
          <w:color w:val="FF0000"/>
          <w:sz w:val="24"/>
          <w:szCs w:val="24"/>
          <w:u w:val="single"/>
        </w:rPr>
        <w:t>R</w:t>
      </w:r>
      <w:r>
        <w:rPr>
          <w:rFonts w:hint="eastAsia"/>
          <w:color w:val="FF0000"/>
          <w:sz w:val="24"/>
          <w:szCs w:val="24"/>
          <w:u w:val="single"/>
        </w:rPr>
        <w:t>和</w:t>
      </w:r>
      <w:r>
        <w:rPr>
          <w:rFonts w:hint="eastAsia"/>
          <w:color w:val="FF0000"/>
          <w:sz w:val="24"/>
          <w:szCs w:val="24"/>
          <w:u w:val="single"/>
        </w:rPr>
        <w:t>S</w:t>
      </w:r>
      <w:r>
        <w:rPr>
          <w:rFonts w:hint="eastAsia"/>
          <w:color w:val="FF0000"/>
          <w:sz w:val="24"/>
          <w:szCs w:val="24"/>
          <w:u w:val="single"/>
        </w:rPr>
        <w:t>，关系代数表达式</w:t>
      </w:r>
      <w:r>
        <w:rPr>
          <w:rFonts w:hint="eastAsia"/>
          <w:color w:val="FF0000"/>
          <w:sz w:val="24"/>
          <w:szCs w:val="24"/>
          <w:u w:val="single"/>
        </w:rPr>
        <w:t>R</w:t>
      </w:r>
      <w:r>
        <w:rPr>
          <w:rFonts w:hint="eastAsia"/>
          <w:color w:val="FF0000"/>
          <w:sz w:val="24"/>
          <w:szCs w:val="24"/>
          <w:u w:val="single"/>
        </w:rPr>
        <w:t>－</w:t>
      </w:r>
      <w:r>
        <w:rPr>
          <w:rFonts w:hint="eastAsia"/>
          <w:color w:val="FF0000"/>
          <w:sz w:val="24"/>
          <w:szCs w:val="24"/>
          <w:u w:val="single"/>
        </w:rPr>
        <w:t>(R</w:t>
      </w:r>
      <w:r>
        <w:rPr>
          <w:rFonts w:hint="eastAsia"/>
          <w:color w:val="FF0000"/>
          <w:sz w:val="24"/>
          <w:szCs w:val="24"/>
          <w:u w:val="single"/>
        </w:rPr>
        <w:t>－</w:t>
      </w:r>
      <w:r>
        <w:rPr>
          <w:rFonts w:hint="eastAsia"/>
          <w:color w:val="FF0000"/>
          <w:sz w:val="24"/>
          <w:szCs w:val="24"/>
          <w:u w:val="single"/>
        </w:rPr>
        <w:t>S)</w:t>
      </w:r>
      <w:r>
        <w:rPr>
          <w:rFonts w:hint="eastAsia"/>
          <w:color w:val="FF0000"/>
          <w:sz w:val="24"/>
          <w:szCs w:val="24"/>
          <w:u w:val="single"/>
        </w:rPr>
        <w:t>表示的是</w:t>
      </w:r>
      <w:r>
        <w:rPr>
          <w:rFonts w:hint="eastAsia"/>
          <w:color w:val="FF0000"/>
          <w:sz w:val="24"/>
          <w:szCs w:val="24"/>
          <w:u w:val="single"/>
        </w:rPr>
        <w:t>R</w:t>
      </w:r>
      <w:r>
        <w:rPr>
          <w:rFonts w:hint="eastAsia"/>
          <w:color w:val="FF0000"/>
          <w:sz w:val="24"/>
          <w:szCs w:val="24"/>
          <w:u w:val="single"/>
        </w:rPr>
        <w:t>∪</w:t>
      </w:r>
      <w:r>
        <w:rPr>
          <w:rFonts w:hint="eastAsia"/>
          <w:color w:val="FF0000"/>
          <w:sz w:val="24"/>
          <w:szCs w:val="24"/>
          <w:u w:val="single"/>
        </w:rPr>
        <w:t>S</w:t>
      </w:r>
      <w:r>
        <w:rPr>
          <w:rFonts w:hint="eastAsia"/>
          <w:color w:val="FF0000"/>
          <w:sz w:val="24"/>
          <w:szCs w:val="24"/>
          <w:u w:val="single"/>
        </w:rPr>
        <w:t>。</w:t>
      </w:r>
    </w:p>
    <w:p w14:paraId="2BE4FEA8" w14:textId="77777777" w:rsidR="00A83BD8" w:rsidRDefault="00000000">
      <w:pPr>
        <w:pStyle w:val="a"/>
        <w:ind w:left="480" w:hanging="480"/>
        <w:rPr>
          <w:color w:val="FF0000"/>
          <w:sz w:val="24"/>
          <w:szCs w:val="24"/>
          <w:u w:val="single"/>
        </w:rPr>
      </w:pPr>
      <w:r>
        <w:rPr>
          <w:rFonts w:hint="eastAsia"/>
          <w:color w:val="FF0000"/>
          <w:sz w:val="24"/>
          <w:szCs w:val="24"/>
          <w:u w:val="single"/>
        </w:rPr>
        <w:t>在关系数据库中，把数据表示成二维表，每一个二维表称为一个实体。</w:t>
      </w:r>
    </w:p>
    <w:p w14:paraId="0B0A3678" w14:textId="77777777" w:rsidR="00A83BD8" w:rsidRDefault="00000000">
      <w:pPr>
        <w:pStyle w:val="a"/>
        <w:ind w:left="480" w:hanging="480"/>
        <w:rPr>
          <w:color w:val="FF0000"/>
          <w:sz w:val="24"/>
          <w:szCs w:val="24"/>
          <w:u w:val="single"/>
        </w:rPr>
      </w:pPr>
      <w:r>
        <w:rPr>
          <w:rFonts w:hint="eastAsia"/>
          <w:color w:val="FF0000"/>
          <w:sz w:val="24"/>
          <w:szCs w:val="24"/>
          <w:u w:val="single"/>
        </w:rPr>
        <w:t>SQL</w:t>
      </w:r>
      <w:r>
        <w:rPr>
          <w:rFonts w:hint="eastAsia"/>
          <w:color w:val="FF0000"/>
          <w:sz w:val="24"/>
          <w:szCs w:val="24"/>
          <w:u w:val="single"/>
        </w:rPr>
        <w:t>语言集数据查询、数据操作、数据定义和数据控制功能于一体，语句</w:t>
      </w:r>
      <w:r>
        <w:rPr>
          <w:rFonts w:hint="eastAsia"/>
          <w:color w:val="FF0000"/>
          <w:sz w:val="24"/>
          <w:szCs w:val="24"/>
          <w:u w:val="single"/>
        </w:rPr>
        <w:t>ALTER TABLE</w:t>
      </w:r>
      <w:r>
        <w:rPr>
          <w:rFonts w:hint="eastAsia"/>
          <w:color w:val="FF0000"/>
          <w:sz w:val="24"/>
          <w:szCs w:val="24"/>
          <w:u w:val="single"/>
        </w:rPr>
        <w:t>属于数据查询语句。</w:t>
      </w:r>
    </w:p>
    <w:p w14:paraId="21D85F5B" w14:textId="77777777" w:rsidR="00A83BD8" w:rsidRDefault="00000000">
      <w:pPr>
        <w:pStyle w:val="a"/>
        <w:ind w:left="480" w:hanging="480"/>
        <w:rPr>
          <w:color w:val="00B050"/>
          <w:sz w:val="24"/>
          <w:szCs w:val="24"/>
        </w:rPr>
      </w:pPr>
      <w:r>
        <w:rPr>
          <w:rFonts w:hint="eastAsia"/>
          <w:color w:val="00B050"/>
          <w:sz w:val="24"/>
          <w:szCs w:val="24"/>
        </w:rPr>
        <w:t>一个关系数据库文件中的各条记录前后顺序可以任意颠倒</w:t>
      </w:r>
      <w:r>
        <w:rPr>
          <w:rFonts w:hint="eastAsia"/>
          <w:color w:val="00B050"/>
          <w:sz w:val="24"/>
          <w:szCs w:val="24"/>
        </w:rPr>
        <w:t>,</w:t>
      </w:r>
      <w:r>
        <w:rPr>
          <w:rFonts w:hint="eastAsia"/>
          <w:color w:val="00B050"/>
          <w:sz w:val="24"/>
          <w:szCs w:val="24"/>
        </w:rPr>
        <w:t>不影响库中的数据关系。</w:t>
      </w:r>
    </w:p>
    <w:p w14:paraId="04CEDDA9" w14:textId="77777777" w:rsidR="00A83BD8" w:rsidRDefault="00000000">
      <w:pPr>
        <w:pStyle w:val="a"/>
        <w:ind w:left="480" w:hanging="480"/>
        <w:rPr>
          <w:color w:val="00B050"/>
          <w:sz w:val="24"/>
          <w:szCs w:val="24"/>
        </w:rPr>
      </w:pPr>
      <w:r>
        <w:rPr>
          <w:rFonts w:hint="eastAsia"/>
          <w:color w:val="00B050"/>
          <w:sz w:val="24"/>
          <w:szCs w:val="24"/>
        </w:rPr>
        <w:t>同一个关系中不能出现两个以上相同的属性名。</w:t>
      </w:r>
    </w:p>
    <w:p w14:paraId="0F1A4755" w14:textId="77777777" w:rsidR="00A83BD8" w:rsidRDefault="00000000">
      <w:pPr>
        <w:pStyle w:val="a"/>
        <w:ind w:left="480" w:hanging="480"/>
        <w:rPr>
          <w:color w:val="00B050"/>
          <w:sz w:val="24"/>
          <w:szCs w:val="24"/>
        </w:rPr>
      </w:pPr>
      <w:bookmarkStart w:id="0" w:name="OLE_LINK14"/>
      <w:bookmarkStart w:id="1" w:name="OLE_LINK13"/>
      <w:r>
        <w:rPr>
          <w:rFonts w:hint="eastAsia"/>
          <w:color w:val="00B050"/>
          <w:sz w:val="24"/>
          <w:szCs w:val="24"/>
        </w:rPr>
        <w:t>在</w:t>
      </w:r>
      <w:r>
        <w:rPr>
          <w:rFonts w:hint="eastAsia"/>
          <w:color w:val="00B050"/>
          <w:sz w:val="24"/>
          <w:szCs w:val="24"/>
        </w:rPr>
        <w:t>SQL</w:t>
      </w:r>
      <w:r>
        <w:rPr>
          <w:rFonts w:hint="eastAsia"/>
          <w:color w:val="00B050"/>
          <w:sz w:val="24"/>
          <w:szCs w:val="24"/>
        </w:rPr>
        <w:t>的</w:t>
      </w:r>
      <w:r>
        <w:rPr>
          <w:rFonts w:hint="eastAsia"/>
          <w:color w:val="00B050"/>
          <w:sz w:val="24"/>
          <w:szCs w:val="24"/>
        </w:rPr>
        <w:t>SELECT</w:t>
      </w:r>
      <w:r>
        <w:rPr>
          <w:rFonts w:hint="eastAsia"/>
          <w:color w:val="00B050"/>
          <w:sz w:val="24"/>
          <w:szCs w:val="24"/>
        </w:rPr>
        <w:t>语句中</w:t>
      </w:r>
      <w:r>
        <w:rPr>
          <w:rFonts w:hint="eastAsia"/>
          <w:color w:val="00B050"/>
          <w:sz w:val="24"/>
          <w:szCs w:val="24"/>
        </w:rPr>
        <w:t>,SELECT</w:t>
      </w:r>
      <w:r>
        <w:rPr>
          <w:rFonts w:hint="eastAsia"/>
          <w:color w:val="00B050"/>
          <w:sz w:val="24"/>
          <w:szCs w:val="24"/>
        </w:rPr>
        <w:t>子句能实现关系代数中的投影运算。</w:t>
      </w:r>
    </w:p>
    <w:bookmarkEnd w:id="0"/>
    <w:bookmarkEnd w:id="1"/>
    <w:p w14:paraId="7E2F3E6C" w14:textId="77777777" w:rsidR="00A83BD8" w:rsidRDefault="00000000">
      <w:pPr>
        <w:pStyle w:val="a"/>
        <w:ind w:left="480" w:hanging="480"/>
        <w:rPr>
          <w:color w:val="FF0000"/>
          <w:sz w:val="24"/>
          <w:szCs w:val="24"/>
          <w:u w:val="single"/>
        </w:rPr>
      </w:pPr>
      <w:proofErr w:type="gramStart"/>
      <w:r>
        <w:rPr>
          <w:rFonts w:hint="eastAsia"/>
          <w:color w:val="FF0000"/>
          <w:sz w:val="24"/>
          <w:szCs w:val="24"/>
          <w:u w:val="single"/>
        </w:rPr>
        <w:t>设关系</w:t>
      </w:r>
      <w:proofErr w:type="gramEnd"/>
      <w:r>
        <w:rPr>
          <w:rFonts w:hint="eastAsia"/>
          <w:color w:val="FF0000"/>
          <w:sz w:val="24"/>
          <w:szCs w:val="24"/>
          <w:u w:val="single"/>
        </w:rPr>
        <w:t>R(A,B,C)</w:t>
      </w:r>
      <w:r>
        <w:rPr>
          <w:rFonts w:hint="eastAsia"/>
          <w:color w:val="FF0000"/>
          <w:sz w:val="24"/>
          <w:szCs w:val="24"/>
          <w:u w:val="single"/>
        </w:rPr>
        <w:t>和</w:t>
      </w:r>
      <w:r>
        <w:rPr>
          <w:rFonts w:hint="eastAsia"/>
          <w:color w:val="FF0000"/>
          <w:sz w:val="24"/>
          <w:szCs w:val="24"/>
          <w:u w:val="single"/>
        </w:rPr>
        <w:t>S(A,D)</w:t>
      </w:r>
      <w:r>
        <w:rPr>
          <w:rFonts w:hint="eastAsia"/>
          <w:color w:val="FF0000"/>
          <w:sz w:val="24"/>
          <w:szCs w:val="24"/>
          <w:u w:val="single"/>
        </w:rPr>
        <w:t>，与自然连接</w:t>
      </w:r>
      <w:r>
        <w:rPr>
          <w:rFonts w:hint="eastAsia"/>
          <w:color w:val="FF0000"/>
          <w:sz w:val="24"/>
          <w:szCs w:val="24"/>
          <w:u w:val="single"/>
        </w:rPr>
        <w:t>R</w:t>
      </w:r>
      <w:r>
        <w:rPr>
          <w:rFonts w:hint="eastAsia"/>
          <w:color w:val="FF0000"/>
          <w:sz w:val="24"/>
          <w:szCs w:val="24"/>
          <w:u w:val="single"/>
        </w:rPr>
        <w:t>∞</w:t>
      </w:r>
      <w:r>
        <w:rPr>
          <w:rFonts w:hint="eastAsia"/>
          <w:color w:val="FF0000"/>
          <w:sz w:val="24"/>
          <w:szCs w:val="24"/>
          <w:u w:val="single"/>
        </w:rPr>
        <w:t>S</w:t>
      </w:r>
      <w:r>
        <w:rPr>
          <w:rFonts w:hint="eastAsia"/>
          <w:color w:val="FF0000"/>
          <w:sz w:val="24"/>
          <w:szCs w:val="24"/>
          <w:u w:val="single"/>
        </w:rPr>
        <w:t>等价的关系代数表达式是∏</w:t>
      </w:r>
      <w:r>
        <w:rPr>
          <w:rFonts w:hint="eastAsia"/>
          <w:color w:val="FF0000"/>
          <w:sz w:val="24"/>
          <w:szCs w:val="24"/>
          <w:u w:val="single"/>
        </w:rPr>
        <w:t>A,B,C,D(R</w:t>
      </w:r>
      <w:r>
        <w:rPr>
          <w:rFonts w:hint="eastAsia"/>
          <w:color w:val="FF0000"/>
          <w:sz w:val="24"/>
          <w:szCs w:val="24"/>
          <w:u w:val="single"/>
        </w:rPr>
        <w:t>×</w:t>
      </w:r>
      <w:r>
        <w:rPr>
          <w:rFonts w:hint="eastAsia"/>
          <w:color w:val="FF0000"/>
          <w:sz w:val="24"/>
          <w:szCs w:val="24"/>
          <w:u w:val="single"/>
        </w:rPr>
        <w:t>S)</w:t>
      </w:r>
      <w:r>
        <w:rPr>
          <w:rFonts w:hint="eastAsia"/>
          <w:color w:val="FF0000"/>
          <w:sz w:val="24"/>
          <w:szCs w:val="24"/>
          <w:u w:val="single"/>
        </w:rPr>
        <w:t>。</w:t>
      </w:r>
    </w:p>
    <w:p w14:paraId="757ABE6D" w14:textId="77777777" w:rsidR="00A83BD8" w:rsidRDefault="00000000">
      <w:pPr>
        <w:pStyle w:val="a"/>
        <w:ind w:left="480" w:hanging="480"/>
        <w:rPr>
          <w:color w:val="FF0000"/>
          <w:sz w:val="24"/>
          <w:szCs w:val="24"/>
          <w:u w:val="single"/>
        </w:rPr>
      </w:pPr>
      <w:r>
        <w:rPr>
          <w:rFonts w:hint="eastAsia"/>
          <w:color w:val="FF0000"/>
          <w:sz w:val="24"/>
          <w:szCs w:val="24"/>
          <w:u w:val="single"/>
        </w:rPr>
        <w:t>关系模型</w:t>
      </w:r>
      <w:proofErr w:type="gramStart"/>
      <w:r>
        <w:rPr>
          <w:rFonts w:hint="eastAsia"/>
          <w:color w:val="FF0000"/>
          <w:sz w:val="24"/>
          <w:szCs w:val="24"/>
          <w:u w:val="single"/>
        </w:rPr>
        <w:t>定义了域完整性</w:t>
      </w:r>
      <w:proofErr w:type="gramEnd"/>
      <w:r>
        <w:rPr>
          <w:rFonts w:hint="eastAsia"/>
          <w:color w:val="FF0000"/>
          <w:sz w:val="24"/>
          <w:szCs w:val="24"/>
          <w:u w:val="single"/>
        </w:rPr>
        <w:t>、实体完整性和参照完整性三类数据约束。</w:t>
      </w:r>
    </w:p>
    <w:p w14:paraId="00E84BEB" w14:textId="77777777" w:rsidR="00A83BD8" w:rsidRDefault="00000000">
      <w:pPr>
        <w:pStyle w:val="a"/>
        <w:ind w:left="480" w:hanging="480"/>
        <w:rPr>
          <w:color w:val="00B050"/>
          <w:sz w:val="24"/>
          <w:szCs w:val="24"/>
        </w:rPr>
      </w:pPr>
      <w:r>
        <w:rPr>
          <w:rFonts w:hint="eastAsia"/>
          <w:color w:val="00B050"/>
          <w:sz w:val="24"/>
          <w:szCs w:val="24"/>
        </w:rPr>
        <w:t>从关系模式中指定若干个属性组成新的关系的运算称为投影。</w:t>
      </w:r>
    </w:p>
    <w:p w14:paraId="6AB534A2" w14:textId="77777777" w:rsidR="00A83BD8" w:rsidRDefault="00000000">
      <w:pPr>
        <w:pStyle w:val="a"/>
        <w:ind w:left="480" w:hanging="480"/>
        <w:rPr>
          <w:color w:val="FF0000"/>
          <w:sz w:val="24"/>
          <w:szCs w:val="24"/>
        </w:rPr>
      </w:pPr>
      <w:r>
        <w:rPr>
          <w:rFonts w:hint="eastAsia"/>
          <w:color w:val="FF0000"/>
          <w:sz w:val="24"/>
          <w:szCs w:val="24"/>
          <w:u w:val="single"/>
        </w:rPr>
        <w:t>关系中关键字必须指定为第一列。</w:t>
      </w:r>
    </w:p>
    <w:p w14:paraId="44B128E2" w14:textId="77777777" w:rsidR="00A83BD8" w:rsidRDefault="00000000">
      <w:pPr>
        <w:pStyle w:val="a"/>
        <w:ind w:left="480" w:hanging="480"/>
        <w:rPr>
          <w:color w:val="00B050"/>
          <w:sz w:val="24"/>
          <w:szCs w:val="24"/>
        </w:rPr>
      </w:pPr>
      <w:r>
        <w:rPr>
          <w:rFonts w:hint="eastAsia"/>
          <w:color w:val="00B050"/>
          <w:sz w:val="24"/>
          <w:szCs w:val="24"/>
        </w:rPr>
        <w:t>如果关系</w:t>
      </w:r>
      <w:r>
        <w:rPr>
          <w:rFonts w:hint="eastAsia"/>
          <w:color w:val="00B050"/>
          <w:sz w:val="24"/>
          <w:szCs w:val="24"/>
        </w:rPr>
        <w:t>R2</w:t>
      </w:r>
      <w:r>
        <w:rPr>
          <w:rFonts w:hint="eastAsia"/>
          <w:color w:val="00B050"/>
          <w:sz w:val="24"/>
          <w:szCs w:val="24"/>
        </w:rPr>
        <w:t>的外部关系键</w:t>
      </w:r>
      <w:r>
        <w:rPr>
          <w:rFonts w:hint="eastAsia"/>
          <w:color w:val="00B050"/>
          <w:sz w:val="24"/>
          <w:szCs w:val="24"/>
        </w:rPr>
        <w:t>X</w:t>
      </w:r>
      <w:r>
        <w:rPr>
          <w:rFonts w:hint="eastAsia"/>
          <w:color w:val="00B050"/>
          <w:sz w:val="24"/>
          <w:szCs w:val="24"/>
        </w:rPr>
        <w:t>与关系</w:t>
      </w:r>
      <w:r>
        <w:rPr>
          <w:rFonts w:hint="eastAsia"/>
          <w:color w:val="00B050"/>
          <w:sz w:val="24"/>
          <w:szCs w:val="24"/>
        </w:rPr>
        <w:t>R1</w:t>
      </w:r>
      <w:r>
        <w:rPr>
          <w:rFonts w:hint="eastAsia"/>
          <w:color w:val="00B050"/>
          <w:sz w:val="24"/>
          <w:szCs w:val="24"/>
        </w:rPr>
        <w:t>的主关系键相符，则外部关系键</w:t>
      </w:r>
      <w:r>
        <w:rPr>
          <w:rFonts w:hint="eastAsia"/>
          <w:color w:val="00B050"/>
          <w:sz w:val="24"/>
          <w:szCs w:val="24"/>
        </w:rPr>
        <w:t>X</w:t>
      </w:r>
      <w:r>
        <w:rPr>
          <w:rFonts w:hint="eastAsia"/>
          <w:color w:val="00B050"/>
          <w:sz w:val="24"/>
          <w:szCs w:val="24"/>
        </w:rPr>
        <w:t>的每个</w:t>
      </w:r>
      <w:proofErr w:type="gramStart"/>
      <w:r>
        <w:rPr>
          <w:rFonts w:hint="eastAsia"/>
          <w:color w:val="00B050"/>
          <w:sz w:val="24"/>
          <w:szCs w:val="24"/>
        </w:rPr>
        <w:t>值必须</w:t>
      </w:r>
      <w:proofErr w:type="gramEnd"/>
      <w:r>
        <w:rPr>
          <w:rFonts w:hint="eastAsia"/>
          <w:color w:val="00B050"/>
          <w:sz w:val="24"/>
          <w:szCs w:val="24"/>
        </w:rPr>
        <w:t>在关系</w:t>
      </w:r>
      <w:r>
        <w:rPr>
          <w:rFonts w:hint="eastAsia"/>
          <w:color w:val="00B050"/>
          <w:sz w:val="24"/>
          <w:szCs w:val="24"/>
        </w:rPr>
        <w:t>R1</w:t>
      </w:r>
      <w:r>
        <w:rPr>
          <w:rFonts w:hint="eastAsia"/>
          <w:color w:val="00B050"/>
          <w:sz w:val="24"/>
          <w:szCs w:val="24"/>
        </w:rPr>
        <w:t>中</w:t>
      </w:r>
      <w:r>
        <w:rPr>
          <w:rFonts w:hint="eastAsia"/>
          <w:color w:val="00B050"/>
          <w:sz w:val="24"/>
          <w:szCs w:val="24"/>
        </w:rPr>
        <w:t xml:space="preserve"> </w:t>
      </w:r>
      <w:r>
        <w:rPr>
          <w:rFonts w:hint="eastAsia"/>
          <w:color w:val="00B050"/>
          <w:sz w:val="24"/>
          <w:szCs w:val="24"/>
        </w:rPr>
        <w:t>主关系键的值中找到，或者为空，这是关系的参照完整性规则。</w:t>
      </w:r>
    </w:p>
    <w:p w14:paraId="5B7A38F9" w14:textId="77777777" w:rsidR="00A83BD8" w:rsidRDefault="00000000">
      <w:pPr>
        <w:pStyle w:val="a"/>
        <w:ind w:left="480" w:hanging="480"/>
        <w:rPr>
          <w:color w:val="FF0000"/>
          <w:sz w:val="24"/>
          <w:szCs w:val="24"/>
          <w:u w:val="single"/>
        </w:rPr>
      </w:pPr>
      <w:r>
        <w:rPr>
          <w:rFonts w:hint="eastAsia"/>
          <w:color w:val="FF0000"/>
          <w:sz w:val="24"/>
          <w:szCs w:val="24"/>
          <w:u w:val="single"/>
        </w:rPr>
        <w:t>视图对应于三级模式结构中的（</w:t>
      </w:r>
      <w:r>
        <w:rPr>
          <w:rFonts w:hint="eastAsia"/>
          <w:color w:val="00B050"/>
          <w:sz w:val="24"/>
          <w:szCs w:val="24"/>
          <w:u w:val="single"/>
        </w:rPr>
        <w:t>外）</w:t>
      </w:r>
      <w:r>
        <w:rPr>
          <w:rFonts w:hint="eastAsia"/>
          <w:color w:val="FF0000"/>
          <w:sz w:val="24"/>
          <w:szCs w:val="24"/>
          <w:u w:val="single"/>
        </w:rPr>
        <w:t>模式。</w:t>
      </w:r>
    </w:p>
    <w:p w14:paraId="7AE87E3F" w14:textId="77777777" w:rsidR="00A83BD8" w:rsidRDefault="00000000">
      <w:pPr>
        <w:pStyle w:val="a"/>
        <w:ind w:left="480" w:hanging="480"/>
        <w:rPr>
          <w:color w:val="FF0000"/>
          <w:sz w:val="24"/>
          <w:szCs w:val="24"/>
          <w:u w:val="single"/>
        </w:rPr>
      </w:pPr>
      <w:r>
        <w:rPr>
          <w:rFonts w:hint="eastAsia"/>
          <w:color w:val="FF0000"/>
          <w:sz w:val="24"/>
          <w:szCs w:val="24"/>
          <w:u w:val="single"/>
        </w:rPr>
        <w:t>在关系代数中，从两个关系中找出相同元组的运算称为差运算。</w:t>
      </w:r>
    </w:p>
    <w:p w14:paraId="44403644" w14:textId="77777777" w:rsidR="00A83BD8" w:rsidRDefault="00000000">
      <w:pPr>
        <w:pStyle w:val="a"/>
        <w:ind w:left="480" w:hanging="480"/>
        <w:rPr>
          <w:color w:val="00B050"/>
          <w:sz w:val="24"/>
          <w:szCs w:val="24"/>
        </w:rPr>
      </w:pPr>
      <w:r>
        <w:rPr>
          <w:rFonts w:hint="eastAsia"/>
          <w:color w:val="00B050"/>
          <w:sz w:val="24"/>
          <w:szCs w:val="24"/>
        </w:rPr>
        <w:t>关系数据模型上的关系运算分为关系代数和关系演算两种。</w:t>
      </w:r>
    </w:p>
    <w:p w14:paraId="6E6EA073" w14:textId="77777777" w:rsidR="00A83BD8" w:rsidRDefault="00000000">
      <w:pPr>
        <w:pStyle w:val="a"/>
        <w:ind w:left="480" w:hanging="480"/>
        <w:rPr>
          <w:color w:val="00B050"/>
          <w:sz w:val="24"/>
          <w:szCs w:val="24"/>
        </w:rPr>
      </w:pPr>
      <w:r>
        <w:rPr>
          <w:rFonts w:hint="eastAsia"/>
          <w:color w:val="00B050"/>
          <w:sz w:val="24"/>
          <w:szCs w:val="24"/>
        </w:rPr>
        <w:t>当对两个关系</w:t>
      </w:r>
      <w:r>
        <w:rPr>
          <w:rFonts w:hint="eastAsia"/>
          <w:color w:val="00B050"/>
          <w:sz w:val="24"/>
          <w:szCs w:val="24"/>
        </w:rPr>
        <w:t>R</w:t>
      </w:r>
      <w:r>
        <w:rPr>
          <w:rFonts w:hint="eastAsia"/>
          <w:color w:val="00B050"/>
          <w:sz w:val="24"/>
          <w:szCs w:val="24"/>
        </w:rPr>
        <w:t>和</w:t>
      </w:r>
      <w:r>
        <w:rPr>
          <w:rFonts w:hint="eastAsia"/>
          <w:color w:val="00B050"/>
          <w:sz w:val="24"/>
          <w:szCs w:val="24"/>
        </w:rPr>
        <w:t>S</w:t>
      </w:r>
      <w:r>
        <w:rPr>
          <w:rFonts w:hint="eastAsia"/>
          <w:color w:val="00B050"/>
          <w:sz w:val="24"/>
          <w:szCs w:val="24"/>
        </w:rPr>
        <w:t>进行自然连接运算时，要求</w:t>
      </w:r>
      <w:r>
        <w:rPr>
          <w:rFonts w:hint="eastAsia"/>
          <w:color w:val="00B050"/>
          <w:sz w:val="24"/>
          <w:szCs w:val="24"/>
        </w:rPr>
        <w:t>R</w:t>
      </w:r>
      <w:r>
        <w:rPr>
          <w:rFonts w:hint="eastAsia"/>
          <w:color w:val="00B050"/>
          <w:sz w:val="24"/>
          <w:szCs w:val="24"/>
        </w:rPr>
        <w:t>和</w:t>
      </w:r>
      <w:r>
        <w:rPr>
          <w:rFonts w:hint="eastAsia"/>
          <w:color w:val="00B050"/>
          <w:sz w:val="24"/>
          <w:szCs w:val="24"/>
        </w:rPr>
        <w:t>S</w:t>
      </w:r>
      <w:r>
        <w:rPr>
          <w:rFonts w:hint="eastAsia"/>
          <w:color w:val="00B050"/>
          <w:sz w:val="24"/>
          <w:szCs w:val="24"/>
        </w:rPr>
        <w:t>含有一个或多个共有的属性。</w:t>
      </w:r>
    </w:p>
    <w:p w14:paraId="250E3C23" w14:textId="77777777" w:rsidR="00A83BD8" w:rsidRDefault="00000000">
      <w:pPr>
        <w:pStyle w:val="a"/>
        <w:ind w:left="480" w:hanging="480"/>
        <w:rPr>
          <w:color w:val="FF0000"/>
          <w:sz w:val="24"/>
          <w:szCs w:val="24"/>
          <w:u w:val="single"/>
        </w:rPr>
      </w:pPr>
      <w:r>
        <w:rPr>
          <w:rFonts w:hint="eastAsia"/>
          <w:color w:val="FF0000"/>
          <w:sz w:val="24"/>
          <w:szCs w:val="24"/>
          <w:u w:val="single"/>
        </w:rPr>
        <w:t>在关系模型中，关系的码（键）只能是一个属性。</w:t>
      </w:r>
    </w:p>
    <w:p w14:paraId="2E25D4F8" w14:textId="77777777" w:rsidR="00A83BD8" w:rsidRDefault="00000000">
      <w:pPr>
        <w:pStyle w:val="a"/>
        <w:ind w:left="480" w:hanging="480"/>
        <w:rPr>
          <w:color w:val="FF0000"/>
          <w:sz w:val="24"/>
          <w:szCs w:val="24"/>
        </w:rPr>
      </w:pPr>
      <w:r>
        <w:rPr>
          <w:rFonts w:hint="eastAsia"/>
          <w:color w:val="FF0000"/>
          <w:sz w:val="24"/>
          <w:szCs w:val="24"/>
          <w:u w:val="single"/>
        </w:rPr>
        <w:t>如果两个关系没有公共属性，那么其自然联接操作结果为空关系。</w:t>
      </w:r>
    </w:p>
    <w:p w14:paraId="7C680827" w14:textId="77777777" w:rsidR="00A83BD8" w:rsidRDefault="00000000">
      <w:pPr>
        <w:pStyle w:val="a"/>
        <w:ind w:left="480" w:hanging="480"/>
        <w:rPr>
          <w:color w:val="00B050"/>
          <w:sz w:val="24"/>
          <w:szCs w:val="24"/>
        </w:rPr>
      </w:pPr>
      <w:r>
        <w:rPr>
          <w:rFonts w:hint="eastAsia"/>
          <w:color w:val="00B050"/>
          <w:sz w:val="24"/>
          <w:szCs w:val="24"/>
        </w:rPr>
        <w:t>同一个关系模型的任意两个元组值不能完全相同。</w:t>
      </w:r>
    </w:p>
    <w:p w14:paraId="3E0DCD1C" w14:textId="77777777" w:rsidR="00A83BD8" w:rsidRDefault="00000000">
      <w:pPr>
        <w:pStyle w:val="a"/>
        <w:ind w:left="480" w:hanging="480"/>
        <w:rPr>
          <w:color w:val="FF0000"/>
          <w:sz w:val="24"/>
          <w:szCs w:val="24"/>
        </w:rPr>
      </w:pPr>
      <w:r>
        <w:rPr>
          <w:rFonts w:hint="eastAsia"/>
          <w:color w:val="FF0000"/>
          <w:sz w:val="24"/>
          <w:szCs w:val="24"/>
          <w:u w:val="single"/>
        </w:rPr>
        <w:t>SQL</w:t>
      </w:r>
      <w:r>
        <w:rPr>
          <w:rFonts w:hint="eastAsia"/>
          <w:color w:val="FF0000"/>
          <w:sz w:val="24"/>
          <w:szCs w:val="24"/>
          <w:u w:val="single"/>
        </w:rPr>
        <w:t>中，判断年龄字段是否为空值的短语是“</w:t>
      </w:r>
      <w:r>
        <w:rPr>
          <w:rFonts w:hint="eastAsia"/>
          <w:color w:val="FF0000"/>
          <w:sz w:val="24"/>
          <w:szCs w:val="24"/>
          <w:u w:val="single"/>
        </w:rPr>
        <w:t>WHERE</w:t>
      </w:r>
      <w:r>
        <w:rPr>
          <w:rFonts w:hint="eastAsia"/>
          <w:color w:val="FF0000"/>
          <w:sz w:val="24"/>
          <w:szCs w:val="24"/>
          <w:u w:val="single"/>
        </w:rPr>
        <w:t>年龄</w:t>
      </w:r>
      <w:r>
        <w:rPr>
          <w:rFonts w:hint="eastAsia"/>
          <w:color w:val="FF0000"/>
          <w:sz w:val="24"/>
          <w:szCs w:val="24"/>
          <w:u w:val="single"/>
        </w:rPr>
        <w:t>=NULL</w:t>
      </w:r>
      <w:r>
        <w:rPr>
          <w:rFonts w:hint="eastAsia"/>
          <w:color w:val="FF0000"/>
          <w:sz w:val="24"/>
          <w:szCs w:val="24"/>
          <w:u w:val="single"/>
        </w:rPr>
        <w:t>”。</w:t>
      </w:r>
    </w:p>
    <w:p w14:paraId="32827846" w14:textId="77777777" w:rsidR="00A83BD8" w:rsidRDefault="00000000">
      <w:pPr>
        <w:pStyle w:val="a"/>
        <w:numPr>
          <w:ilvl w:val="0"/>
          <w:numId w:val="0"/>
        </w:numPr>
        <w:ind w:left="560"/>
        <w:rPr>
          <w:color w:val="FF0000"/>
          <w:sz w:val="24"/>
          <w:szCs w:val="24"/>
        </w:rPr>
      </w:pPr>
      <w:r>
        <w:rPr>
          <w:rFonts w:hint="eastAsia"/>
          <w:noProof/>
          <w:color w:val="FF0000"/>
          <w:sz w:val="24"/>
          <w:szCs w:val="24"/>
        </w:rPr>
        <w:drawing>
          <wp:inline distT="0" distB="0" distL="0" distR="0" wp14:anchorId="48310857" wp14:editId="1C19BC50">
            <wp:extent cx="2590800" cy="600075"/>
            <wp:effectExtent l="0" t="0" r="0" b="9525"/>
            <wp:docPr id="1026" name="图片 1"/>
            <wp:cNvGraphicFramePr/>
            <a:graphic xmlns:a="http://schemas.openxmlformats.org/drawingml/2006/main">
              <a:graphicData uri="http://schemas.openxmlformats.org/drawingml/2006/picture">
                <pic:pic xmlns:pic="http://schemas.openxmlformats.org/drawingml/2006/picture">
                  <pic:nvPicPr>
                    <pic:cNvPr id="1026" name="图片 1"/>
                    <pic:cNvPicPr/>
                  </pic:nvPicPr>
                  <pic:blipFill>
                    <a:blip r:embed="rId6" cstate="print"/>
                    <a:srcRect/>
                    <a:stretch>
                      <a:fillRect/>
                    </a:stretch>
                  </pic:blipFill>
                  <pic:spPr>
                    <a:xfrm>
                      <a:off x="0" y="0"/>
                      <a:ext cx="2591162" cy="600159"/>
                    </a:xfrm>
                    <a:prstGeom prst="rect">
                      <a:avLst/>
                    </a:prstGeom>
                  </pic:spPr>
                </pic:pic>
              </a:graphicData>
            </a:graphic>
          </wp:inline>
        </w:drawing>
      </w:r>
    </w:p>
    <w:p w14:paraId="524CEBBF" w14:textId="77777777" w:rsidR="00A83BD8" w:rsidRDefault="00000000">
      <w:pPr>
        <w:pStyle w:val="a"/>
        <w:ind w:left="480" w:hanging="480"/>
        <w:rPr>
          <w:color w:val="00B050"/>
          <w:sz w:val="24"/>
          <w:szCs w:val="24"/>
        </w:rPr>
      </w:pPr>
      <w:r>
        <w:rPr>
          <w:rFonts w:hint="eastAsia"/>
          <w:color w:val="00B050"/>
          <w:sz w:val="24"/>
          <w:szCs w:val="24"/>
        </w:rPr>
        <w:lastRenderedPageBreak/>
        <w:t>传统的集合</w:t>
      </w:r>
      <w:proofErr w:type="gramStart"/>
      <w:r>
        <w:rPr>
          <w:rFonts w:hint="eastAsia"/>
          <w:color w:val="00B050"/>
          <w:sz w:val="24"/>
          <w:szCs w:val="24"/>
        </w:rPr>
        <w:t>并差交运算</w:t>
      </w:r>
      <w:proofErr w:type="gramEnd"/>
      <w:r>
        <w:rPr>
          <w:rFonts w:hint="eastAsia"/>
          <w:color w:val="00B050"/>
          <w:sz w:val="24"/>
          <w:szCs w:val="24"/>
        </w:rPr>
        <w:t>施加于两个关系时，这两个关系必须相容。</w:t>
      </w:r>
    </w:p>
    <w:p w14:paraId="6BFCE1D0" w14:textId="77777777" w:rsidR="00A83BD8" w:rsidRDefault="00000000">
      <w:pPr>
        <w:pStyle w:val="a"/>
        <w:ind w:left="480" w:hanging="480"/>
        <w:rPr>
          <w:color w:val="FF0000"/>
          <w:sz w:val="24"/>
          <w:szCs w:val="24"/>
        </w:rPr>
      </w:pPr>
      <w:r>
        <w:rPr>
          <w:rFonts w:hint="eastAsia"/>
          <w:color w:val="FF0000"/>
          <w:sz w:val="24"/>
          <w:szCs w:val="24"/>
          <w:u w:val="single"/>
        </w:rPr>
        <w:t>对关系执行投影运算后，元组的个数与</w:t>
      </w:r>
      <w:proofErr w:type="gramStart"/>
      <w:r>
        <w:rPr>
          <w:rFonts w:hint="eastAsia"/>
          <w:color w:val="FF0000"/>
          <w:sz w:val="24"/>
          <w:szCs w:val="24"/>
          <w:u w:val="single"/>
        </w:rPr>
        <w:t>原关系</w:t>
      </w:r>
      <w:proofErr w:type="gramEnd"/>
      <w:r>
        <w:rPr>
          <w:rFonts w:hint="eastAsia"/>
          <w:color w:val="FF0000"/>
          <w:sz w:val="24"/>
          <w:szCs w:val="24"/>
          <w:u w:val="single"/>
        </w:rPr>
        <w:t>中元组的个数完全相同。</w:t>
      </w:r>
    </w:p>
    <w:p w14:paraId="5F6FEA30" w14:textId="77777777" w:rsidR="00A83BD8" w:rsidRDefault="00000000">
      <w:pPr>
        <w:pStyle w:val="a"/>
        <w:ind w:left="480" w:hanging="480"/>
        <w:rPr>
          <w:color w:val="00B050"/>
          <w:sz w:val="24"/>
          <w:szCs w:val="24"/>
        </w:rPr>
      </w:pPr>
      <w:r>
        <w:rPr>
          <w:rFonts w:hint="eastAsia"/>
          <w:color w:val="00B050"/>
          <w:sz w:val="24"/>
          <w:szCs w:val="24"/>
        </w:rPr>
        <w:t>在关系数据库中，把数据表示成二维表，每一个二维表称为一个关系。</w:t>
      </w:r>
    </w:p>
    <w:p w14:paraId="63781691" w14:textId="77777777" w:rsidR="00A83BD8" w:rsidRDefault="00000000">
      <w:pPr>
        <w:pStyle w:val="a"/>
        <w:ind w:left="480" w:hanging="480"/>
        <w:rPr>
          <w:color w:val="FF0000"/>
          <w:sz w:val="24"/>
          <w:szCs w:val="24"/>
          <w:u w:val="single"/>
        </w:rPr>
      </w:pPr>
      <w:r>
        <w:rPr>
          <w:rFonts w:hint="eastAsia"/>
          <w:color w:val="FF0000"/>
          <w:sz w:val="24"/>
          <w:szCs w:val="24"/>
          <w:u w:val="single"/>
        </w:rPr>
        <w:t>DB</w:t>
      </w:r>
      <w:r>
        <w:rPr>
          <w:rFonts w:hint="eastAsia"/>
          <w:color w:val="FF0000"/>
          <w:sz w:val="24"/>
          <w:szCs w:val="24"/>
          <w:u w:val="single"/>
        </w:rPr>
        <w:t>包含</w:t>
      </w:r>
      <w:r>
        <w:rPr>
          <w:rFonts w:hint="eastAsia"/>
          <w:color w:val="FF0000"/>
          <w:sz w:val="24"/>
          <w:szCs w:val="24"/>
          <w:u w:val="single"/>
        </w:rPr>
        <w:t>DBS</w:t>
      </w:r>
      <w:r>
        <w:rPr>
          <w:rFonts w:hint="eastAsia"/>
          <w:color w:val="FF0000"/>
          <w:sz w:val="24"/>
          <w:szCs w:val="24"/>
          <w:u w:val="single"/>
        </w:rPr>
        <w:t>和</w:t>
      </w:r>
      <w:r>
        <w:rPr>
          <w:rFonts w:hint="eastAsia"/>
          <w:color w:val="FF0000"/>
          <w:sz w:val="24"/>
          <w:szCs w:val="24"/>
          <w:u w:val="single"/>
        </w:rPr>
        <w:t>DBMS</w:t>
      </w:r>
      <w:r>
        <w:rPr>
          <w:rFonts w:hint="eastAsia"/>
          <w:color w:val="FF0000"/>
          <w:sz w:val="24"/>
          <w:szCs w:val="24"/>
          <w:u w:val="single"/>
        </w:rPr>
        <w:t>。</w:t>
      </w:r>
    </w:p>
    <w:p w14:paraId="11069E6E" w14:textId="77777777" w:rsidR="00A83BD8" w:rsidRDefault="00000000">
      <w:pPr>
        <w:pStyle w:val="a"/>
        <w:ind w:left="480" w:hanging="480"/>
        <w:rPr>
          <w:color w:val="FF0000"/>
          <w:sz w:val="24"/>
          <w:szCs w:val="24"/>
          <w:u w:val="single"/>
        </w:rPr>
      </w:pPr>
      <w:r>
        <w:rPr>
          <w:rFonts w:hint="eastAsia"/>
          <w:color w:val="FF0000"/>
          <w:sz w:val="24"/>
          <w:szCs w:val="24"/>
          <w:u w:val="single"/>
        </w:rPr>
        <w:t>设有关系模式</w:t>
      </w:r>
      <w:r>
        <w:rPr>
          <w:rFonts w:hint="eastAsia"/>
          <w:color w:val="FF0000"/>
          <w:sz w:val="24"/>
          <w:szCs w:val="24"/>
          <w:u w:val="single"/>
        </w:rPr>
        <w:t>R</w:t>
      </w:r>
      <w:r>
        <w:rPr>
          <w:rFonts w:hint="eastAsia"/>
          <w:color w:val="FF0000"/>
          <w:sz w:val="24"/>
          <w:szCs w:val="24"/>
          <w:u w:val="single"/>
        </w:rPr>
        <w:t>（</w:t>
      </w:r>
      <w:r>
        <w:rPr>
          <w:rFonts w:hint="eastAsia"/>
          <w:color w:val="FF0000"/>
          <w:sz w:val="24"/>
          <w:szCs w:val="24"/>
          <w:u w:val="single"/>
        </w:rPr>
        <w:t>A</w:t>
      </w:r>
      <w:r>
        <w:rPr>
          <w:rFonts w:hint="eastAsia"/>
          <w:color w:val="FF0000"/>
          <w:sz w:val="24"/>
          <w:szCs w:val="24"/>
          <w:u w:val="single"/>
        </w:rPr>
        <w:t>，</w:t>
      </w:r>
      <w:r>
        <w:rPr>
          <w:rFonts w:hint="eastAsia"/>
          <w:color w:val="FF0000"/>
          <w:sz w:val="24"/>
          <w:szCs w:val="24"/>
          <w:u w:val="single"/>
        </w:rPr>
        <w:t>B</w:t>
      </w:r>
      <w:r>
        <w:rPr>
          <w:rFonts w:hint="eastAsia"/>
          <w:color w:val="FF0000"/>
          <w:sz w:val="24"/>
          <w:szCs w:val="24"/>
          <w:u w:val="single"/>
        </w:rPr>
        <w:t>，</w:t>
      </w:r>
      <w:r>
        <w:rPr>
          <w:rFonts w:hint="eastAsia"/>
          <w:color w:val="FF0000"/>
          <w:sz w:val="24"/>
          <w:szCs w:val="24"/>
          <w:u w:val="single"/>
        </w:rPr>
        <w:t>C</w:t>
      </w:r>
      <w:r>
        <w:rPr>
          <w:rFonts w:hint="eastAsia"/>
          <w:color w:val="FF0000"/>
          <w:sz w:val="24"/>
          <w:szCs w:val="24"/>
          <w:u w:val="single"/>
        </w:rPr>
        <w:t>，</w:t>
      </w:r>
      <w:r>
        <w:rPr>
          <w:rFonts w:hint="eastAsia"/>
          <w:color w:val="FF0000"/>
          <w:sz w:val="24"/>
          <w:szCs w:val="24"/>
          <w:u w:val="single"/>
        </w:rPr>
        <w:t>D</w:t>
      </w:r>
      <w:r>
        <w:rPr>
          <w:rFonts w:hint="eastAsia"/>
          <w:color w:val="FF0000"/>
          <w:sz w:val="24"/>
          <w:szCs w:val="24"/>
          <w:u w:val="single"/>
        </w:rPr>
        <w:t>）上的函数依赖集</w:t>
      </w:r>
      <w:r>
        <w:rPr>
          <w:rFonts w:hint="eastAsia"/>
          <w:color w:val="FF0000"/>
          <w:sz w:val="24"/>
          <w:szCs w:val="24"/>
          <w:u w:val="single"/>
        </w:rPr>
        <w:t>F={AB</w:t>
      </w:r>
      <w:r>
        <w:rPr>
          <w:rFonts w:hint="eastAsia"/>
          <w:color w:val="FF0000"/>
          <w:sz w:val="24"/>
          <w:szCs w:val="24"/>
          <w:u w:val="single"/>
        </w:rPr>
        <w:t>→</w:t>
      </w:r>
      <w:r>
        <w:rPr>
          <w:rFonts w:hint="eastAsia"/>
          <w:color w:val="FF0000"/>
          <w:sz w:val="24"/>
          <w:szCs w:val="24"/>
          <w:u w:val="single"/>
        </w:rPr>
        <w:t>CD</w:t>
      </w:r>
      <w:r>
        <w:rPr>
          <w:rFonts w:hint="eastAsia"/>
          <w:color w:val="FF0000"/>
          <w:sz w:val="24"/>
          <w:szCs w:val="24"/>
          <w:u w:val="single"/>
        </w:rPr>
        <w:t>，</w:t>
      </w:r>
      <w:r>
        <w:rPr>
          <w:rFonts w:hint="eastAsia"/>
          <w:color w:val="FF0000"/>
          <w:sz w:val="24"/>
          <w:szCs w:val="24"/>
          <w:u w:val="single"/>
        </w:rPr>
        <w:t>C</w:t>
      </w:r>
      <w:r>
        <w:rPr>
          <w:rFonts w:hint="eastAsia"/>
          <w:color w:val="FF0000"/>
          <w:sz w:val="24"/>
          <w:szCs w:val="24"/>
          <w:u w:val="single"/>
        </w:rPr>
        <w:t>→</w:t>
      </w:r>
      <w:r>
        <w:rPr>
          <w:rFonts w:hint="eastAsia"/>
          <w:color w:val="FF0000"/>
          <w:sz w:val="24"/>
          <w:szCs w:val="24"/>
          <w:u w:val="single"/>
        </w:rPr>
        <w:t>A}</w:t>
      </w:r>
      <w:r>
        <w:rPr>
          <w:rFonts w:hint="eastAsia"/>
          <w:color w:val="FF0000"/>
          <w:sz w:val="24"/>
          <w:szCs w:val="24"/>
          <w:u w:val="single"/>
        </w:rPr>
        <w:t>，则</w:t>
      </w:r>
      <w:r>
        <w:rPr>
          <w:rFonts w:hint="eastAsia"/>
          <w:color w:val="FF0000"/>
          <w:sz w:val="24"/>
          <w:szCs w:val="24"/>
          <w:u w:val="single"/>
        </w:rPr>
        <w:t>R</w:t>
      </w:r>
      <w:r>
        <w:rPr>
          <w:rFonts w:hint="eastAsia"/>
          <w:color w:val="FF0000"/>
          <w:sz w:val="24"/>
          <w:szCs w:val="24"/>
          <w:u w:val="single"/>
        </w:rPr>
        <w:t>最高属于</w:t>
      </w:r>
      <w:r>
        <w:rPr>
          <w:rFonts w:hint="eastAsia"/>
          <w:color w:val="FF0000"/>
          <w:sz w:val="24"/>
          <w:szCs w:val="24"/>
          <w:u w:val="single"/>
        </w:rPr>
        <w:t>1NF</w:t>
      </w:r>
      <w:r>
        <w:rPr>
          <w:rFonts w:hint="eastAsia"/>
          <w:color w:val="FF0000"/>
          <w:sz w:val="24"/>
          <w:szCs w:val="24"/>
          <w:u w:val="single"/>
        </w:rPr>
        <w:t>。</w:t>
      </w:r>
    </w:p>
    <w:p w14:paraId="45F8AF10" w14:textId="77777777" w:rsidR="00A83BD8" w:rsidRDefault="00000000">
      <w:pPr>
        <w:pStyle w:val="a"/>
        <w:ind w:left="480" w:hanging="480"/>
        <w:rPr>
          <w:color w:val="00B050"/>
          <w:sz w:val="24"/>
          <w:szCs w:val="24"/>
        </w:rPr>
      </w:pPr>
      <w:r>
        <w:rPr>
          <w:rFonts w:hint="eastAsia"/>
          <w:color w:val="00B050"/>
          <w:sz w:val="24"/>
          <w:szCs w:val="24"/>
        </w:rPr>
        <w:t>关系规范化中的插入异常是指应该插入的数据没插入。</w:t>
      </w:r>
    </w:p>
    <w:p w14:paraId="7060CF21" w14:textId="77777777" w:rsidR="00A83BD8" w:rsidRDefault="00000000">
      <w:pPr>
        <w:pStyle w:val="a"/>
        <w:ind w:left="480" w:hanging="480"/>
        <w:rPr>
          <w:color w:val="00B050"/>
          <w:sz w:val="24"/>
          <w:szCs w:val="24"/>
        </w:rPr>
      </w:pPr>
      <w:r>
        <w:rPr>
          <w:rFonts w:hint="eastAsia"/>
          <w:color w:val="00B050"/>
          <w:sz w:val="24"/>
          <w:szCs w:val="24"/>
        </w:rPr>
        <w:t>在最小函数依赖集</w:t>
      </w:r>
      <w:r>
        <w:rPr>
          <w:rFonts w:hint="eastAsia"/>
          <w:color w:val="00B050"/>
          <w:sz w:val="24"/>
          <w:szCs w:val="24"/>
        </w:rPr>
        <w:t xml:space="preserve">F </w:t>
      </w:r>
      <w:r>
        <w:rPr>
          <w:rFonts w:hint="eastAsia"/>
          <w:color w:val="00B050"/>
          <w:sz w:val="24"/>
          <w:szCs w:val="24"/>
        </w:rPr>
        <w:t>中每个函数依赖的右部都是单属性。</w:t>
      </w:r>
    </w:p>
    <w:p w14:paraId="4CF7086B" w14:textId="77777777" w:rsidR="00A83BD8" w:rsidRDefault="00000000">
      <w:pPr>
        <w:pStyle w:val="a"/>
        <w:ind w:left="480" w:hanging="480"/>
        <w:rPr>
          <w:color w:val="00B050"/>
          <w:sz w:val="24"/>
          <w:szCs w:val="24"/>
        </w:rPr>
      </w:pPr>
      <w:r>
        <w:rPr>
          <w:rFonts w:hint="eastAsia"/>
          <w:color w:val="00B050"/>
          <w:sz w:val="24"/>
          <w:szCs w:val="24"/>
        </w:rPr>
        <w:t>数据库安全保护中，后备副本的主要用途是数据库恢复。</w:t>
      </w:r>
    </w:p>
    <w:p w14:paraId="3C0ACC36" w14:textId="77777777" w:rsidR="00A83BD8" w:rsidRDefault="00000000">
      <w:pPr>
        <w:pStyle w:val="a"/>
        <w:ind w:left="480" w:hanging="480"/>
        <w:rPr>
          <w:color w:val="00B050"/>
          <w:sz w:val="24"/>
          <w:szCs w:val="24"/>
        </w:rPr>
      </w:pPr>
      <w:r>
        <w:rPr>
          <w:rFonts w:hint="eastAsia"/>
          <w:color w:val="00B050"/>
          <w:sz w:val="24"/>
          <w:szCs w:val="24"/>
        </w:rPr>
        <w:t>如果关系模式</w:t>
      </w:r>
      <w:r>
        <w:rPr>
          <w:rFonts w:hint="eastAsia"/>
          <w:color w:val="00B050"/>
          <w:sz w:val="24"/>
          <w:szCs w:val="24"/>
        </w:rPr>
        <w:t>R</w:t>
      </w:r>
      <w:r>
        <w:rPr>
          <w:rFonts w:hint="eastAsia"/>
          <w:color w:val="00B050"/>
          <w:sz w:val="24"/>
          <w:szCs w:val="24"/>
        </w:rPr>
        <w:t>上有函数依赖</w:t>
      </w:r>
      <w:r>
        <w:rPr>
          <w:rFonts w:hint="eastAsia"/>
          <w:color w:val="00B050"/>
          <w:sz w:val="24"/>
          <w:szCs w:val="24"/>
        </w:rPr>
        <w:t>AB</w:t>
      </w:r>
      <w:r>
        <w:rPr>
          <w:rFonts w:hint="eastAsia"/>
          <w:color w:val="00B050"/>
          <w:sz w:val="24"/>
          <w:szCs w:val="24"/>
        </w:rPr>
        <w:t>→</w:t>
      </w:r>
      <w:r>
        <w:rPr>
          <w:rFonts w:hint="eastAsia"/>
          <w:color w:val="00B050"/>
          <w:sz w:val="24"/>
          <w:szCs w:val="24"/>
        </w:rPr>
        <w:t>C</w:t>
      </w:r>
      <w:r>
        <w:rPr>
          <w:rFonts w:hint="eastAsia"/>
          <w:color w:val="00B050"/>
          <w:sz w:val="24"/>
          <w:szCs w:val="24"/>
        </w:rPr>
        <w:t>和</w:t>
      </w:r>
      <w:r>
        <w:rPr>
          <w:rFonts w:hint="eastAsia"/>
          <w:color w:val="00B050"/>
          <w:sz w:val="24"/>
          <w:szCs w:val="24"/>
        </w:rPr>
        <w:t>A</w:t>
      </w:r>
      <w:r>
        <w:rPr>
          <w:rFonts w:hint="eastAsia"/>
          <w:color w:val="00B050"/>
          <w:sz w:val="24"/>
          <w:szCs w:val="24"/>
        </w:rPr>
        <w:t>→</w:t>
      </w:r>
      <w:r>
        <w:rPr>
          <w:rFonts w:hint="eastAsia"/>
          <w:color w:val="00B050"/>
          <w:sz w:val="24"/>
          <w:szCs w:val="24"/>
        </w:rPr>
        <w:t>C</w:t>
      </w:r>
      <w:r>
        <w:rPr>
          <w:rFonts w:hint="eastAsia"/>
          <w:color w:val="00B050"/>
          <w:sz w:val="24"/>
          <w:szCs w:val="24"/>
        </w:rPr>
        <w:t>，则</w:t>
      </w:r>
      <w:r>
        <w:rPr>
          <w:rFonts w:hint="eastAsia"/>
          <w:color w:val="00B050"/>
          <w:sz w:val="24"/>
          <w:szCs w:val="24"/>
        </w:rPr>
        <w:t>R</w:t>
      </w:r>
      <w:r>
        <w:rPr>
          <w:rFonts w:hint="eastAsia"/>
          <w:color w:val="00B050"/>
          <w:sz w:val="24"/>
          <w:szCs w:val="24"/>
        </w:rPr>
        <w:t>中存在部分函数依赖。</w:t>
      </w:r>
    </w:p>
    <w:p w14:paraId="0548F735" w14:textId="2A6EAA88" w:rsidR="00A83BD8" w:rsidRDefault="00000000">
      <w:pPr>
        <w:pStyle w:val="a"/>
        <w:ind w:left="480" w:hanging="480"/>
        <w:rPr>
          <w:color w:val="FF0000"/>
          <w:sz w:val="24"/>
          <w:szCs w:val="24"/>
          <w:u w:val="single"/>
        </w:rPr>
      </w:pPr>
      <w:r>
        <w:rPr>
          <w:rFonts w:hint="eastAsia"/>
          <w:color w:val="FF0000"/>
          <w:sz w:val="24"/>
          <w:szCs w:val="24"/>
          <w:u w:val="single"/>
        </w:rPr>
        <w:t>事务具有原子性、</w:t>
      </w:r>
      <w:del w:id="2" w:author="Josie Zhang" w:date="2024-01-03T17:14:00Z">
        <w:r w:rsidDel="001E25CF">
          <w:rPr>
            <w:rFonts w:hint="eastAsia"/>
            <w:color w:val="FF0000"/>
            <w:sz w:val="24"/>
            <w:szCs w:val="24"/>
            <w:u w:val="single"/>
          </w:rPr>
          <w:delText>并发性</w:delText>
        </w:r>
      </w:del>
      <w:ins w:id="3" w:author="Josie Zhang" w:date="2024-01-03T17:14:00Z">
        <w:r w:rsidR="001E25CF">
          <w:rPr>
            <w:rFonts w:hint="eastAsia"/>
            <w:color w:val="FF0000"/>
            <w:sz w:val="24"/>
            <w:szCs w:val="24"/>
            <w:u w:val="single"/>
          </w:rPr>
          <w:t>一致性</w:t>
        </w:r>
      </w:ins>
      <w:r>
        <w:rPr>
          <w:rFonts w:hint="eastAsia"/>
          <w:color w:val="FF0000"/>
          <w:sz w:val="24"/>
          <w:szCs w:val="24"/>
          <w:u w:val="single"/>
        </w:rPr>
        <w:t>、隔离性和持久性</w:t>
      </w:r>
      <w:r>
        <w:rPr>
          <w:rFonts w:hint="eastAsia"/>
          <w:color w:val="FF0000"/>
          <w:sz w:val="24"/>
          <w:szCs w:val="24"/>
          <w:u w:val="single"/>
        </w:rPr>
        <w:t>4</w:t>
      </w:r>
      <w:r>
        <w:rPr>
          <w:rFonts w:hint="eastAsia"/>
          <w:color w:val="FF0000"/>
          <w:sz w:val="24"/>
          <w:szCs w:val="24"/>
          <w:u w:val="single"/>
        </w:rPr>
        <w:t>个特征。</w:t>
      </w:r>
    </w:p>
    <w:p w14:paraId="5B405996" w14:textId="77777777" w:rsidR="00A83BD8" w:rsidRDefault="00000000">
      <w:pPr>
        <w:pStyle w:val="a"/>
        <w:ind w:left="480" w:hanging="480"/>
        <w:rPr>
          <w:color w:val="00B050"/>
          <w:sz w:val="24"/>
          <w:szCs w:val="24"/>
        </w:rPr>
      </w:pPr>
      <w:r>
        <w:rPr>
          <w:rFonts w:hint="eastAsia"/>
          <w:color w:val="00B050"/>
          <w:sz w:val="24"/>
          <w:szCs w:val="24"/>
        </w:rPr>
        <w:t>解决并发控制带来的数据不一致问题普遍采用的技术是封锁。</w:t>
      </w:r>
    </w:p>
    <w:p w14:paraId="4EB9A536" w14:textId="77777777" w:rsidR="00A83BD8" w:rsidRDefault="00000000">
      <w:pPr>
        <w:pStyle w:val="a"/>
        <w:ind w:left="480" w:hanging="480"/>
        <w:rPr>
          <w:color w:val="FF0000"/>
          <w:sz w:val="24"/>
          <w:szCs w:val="24"/>
          <w:u w:val="single"/>
        </w:rPr>
      </w:pPr>
      <w:r>
        <w:rPr>
          <w:rFonts w:hint="eastAsia"/>
          <w:color w:val="FF0000"/>
          <w:sz w:val="24"/>
          <w:szCs w:val="24"/>
          <w:u w:val="single"/>
        </w:rPr>
        <w:t>子模式是模式的副本。</w:t>
      </w:r>
    </w:p>
    <w:p w14:paraId="4303DAAA" w14:textId="77777777" w:rsidR="00A83BD8" w:rsidRDefault="00000000">
      <w:pPr>
        <w:pStyle w:val="a"/>
        <w:ind w:left="480" w:hanging="480"/>
        <w:rPr>
          <w:color w:val="FF0000"/>
          <w:sz w:val="24"/>
          <w:szCs w:val="24"/>
          <w:u w:val="single"/>
        </w:rPr>
      </w:pPr>
      <w:r>
        <w:rPr>
          <w:rFonts w:hint="eastAsia"/>
          <w:color w:val="FF0000"/>
          <w:sz w:val="24"/>
          <w:szCs w:val="24"/>
          <w:u w:val="single"/>
        </w:rPr>
        <w:t>设有关系模式</w:t>
      </w:r>
      <w:r>
        <w:rPr>
          <w:rFonts w:hint="eastAsia"/>
          <w:color w:val="FF0000"/>
          <w:sz w:val="24"/>
          <w:szCs w:val="24"/>
          <w:u w:val="single"/>
        </w:rPr>
        <w:t>R(X,Y,Z)</w:t>
      </w:r>
      <w:r>
        <w:rPr>
          <w:rFonts w:hint="eastAsia"/>
          <w:color w:val="FF0000"/>
          <w:sz w:val="24"/>
          <w:szCs w:val="24"/>
          <w:u w:val="single"/>
        </w:rPr>
        <w:t>与它的函数依赖集</w:t>
      </w:r>
      <w:r>
        <w:rPr>
          <w:rFonts w:hint="eastAsia"/>
          <w:color w:val="FF0000"/>
          <w:sz w:val="24"/>
          <w:szCs w:val="24"/>
          <w:u w:val="single"/>
        </w:rPr>
        <w:t>F={X</w:t>
      </w:r>
      <w:r>
        <w:rPr>
          <w:rFonts w:hint="eastAsia"/>
          <w:color w:val="FF0000"/>
          <w:sz w:val="24"/>
          <w:szCs w:val="24"/>
          <w:u w:val="single"/>
        </w:rPr>
        <w:t>→</w:t>
      </w:r>
      <w:r>
        <w:rPr>
          <w:rFonts w:hint="eastAsia"/>
          <w:color w:val="FF0000"/>
          <w:sz w:val="24"/>
          <w:szCs w:val="24"/>
          <w:u w:val="single"/>
        </w:rPr>
        <w:t>Y,Y</w:t>
      </w:r>
      <w:r>
        <w:rPr>
          <w:rFonts w:hint="eastAsia"/>
          <w:color w:val="FF0000"/>
          <w:sz w:val="24"/>
          <w:szCs w:val="24"/>
          <w:u w:val="single"/>
        </w:rPr>
        <w:t>→</w:t>
      </w:r>
      <w:r>
        <w:rPr>
          <w:rFonts w:hint="eastAsia"/>
          <w:color w:val="FF0000"/>
          <w:sz w:val="24"/>
          <w:szCs w:val="24"/>
          <w:u w:val="single"/>
        </w:rPr>
        <w:t>Z},</w:t>
      </w:r>
      <w:r>
        <w:rPr>
          <w:rFonts w:hint="eastAsia"/>
          <w:color w:val="FF0000"/>
          <w:sz w:val="24"/>
          <w:szCs w:val="24"/>
          <w:u w:val="single"/>
        </w:rPr>
        <w:t>则</w:t>
      </w:r>
      <w:r>
        <w:rPr>
          <w:rFonts w:hint="eastAsia"/>
          <w:color w:val="FF0000"/>
          <w:sz w:val="24"/>
          <w:szCs w:val="24"/>
          <w:u w:val="single"/>
        </w:rPr>
        <w:t>F</w:t>
      </w:r>
      <w:r>
        <w:rPr>
          <w:rFonts w:hint="eastAsia"/>
          <w:color w:val="FF0000"/>
          <w:sz w:val="24"/>
          <w:szCs w:val="24"/>
          <w:u w:val="single"/>
        </w:rPr>
        <w:t>的闭包</w:t>
      </w:r>
      <w:r>
        <w:rPr>
          <w:rFonts w:hint="eastAsia"/>
          <w:color w:val="FF0000"/>
          <w:sz w:val="24"/>
          <w:szCs w:val="24"/>
          <w:u w:val="single"/>
        </w:rPr>
        <w:t>F+</w:t>
      </w:r>
      <w:r>
        <w:rPr>
          <w:rFonts w:hint="eastAsia"/>
          <w:color w:val="FF0000"/>
          <w:sz w:val="24"/>
          <w:szCs w:val="24"/>
          <w:u w:val="single"/>
        </w:rPr>
        <w:t>中左部为</w:t>
      </w:r>
      <w:r>
        <w:rPr>
          <w:rFonts w:hint="eastAsia"/>
          <w:color w:val="FF0000"/>
          <w:sz w:val="24"/>
          <w:szCs w:val="24"/>
          <w:u w:val="single"/>
        </w:rPr>
        <w:t>XY</w:t>
      </w:r>
      <w:r>
        <w:rPr>
          <w:rFonts w:hint="eastAsia"/>
          <w:color w:val="FF0000"/>
          <w:sz w:val="24"/>
          <w:szCs w:val="24"/>
          <w:u w:val="single"/>
        </w:rPr>
        <w:t>的函数依赖有</w:t>
      </w:r>
      <w:r>
        <w:rPr>
          <w:rFonts w:hint="eastAsia"/>
          <w:color w:val="FF0000"/>
          <w:sz w:val="24"/>
          <w:szCs w:val="24"/>
          <w:u w:val="single"/>
        </w:rPr>
        <w:t>4</w:t>
      </w:r>
      <w:r>
        <w:rPr>
          <w:rFonts w:hint="eastAsia"/>
          <w:color w:val="FF0000"/>
          <w:sz w:val="24"/>
          <w:szCs w:val="24"/>
          <w:u w:val="single"/>
        </w:rPr>
        <w:t>个。</w:t>
      </w:r>
    </w:p>
    <w:p w14:paraId="05E881A1" w14:textId="77777777" w:rsidR="00A83BD8" w:rsidRDefault="00000000">
      <w:pPr>
        <w:pStyle w:val="a"/>
        <w:ind w:left="480" w:hanging="480"/>
        <w:rPr>
          <w:color w:val="FF0000"/>
          <w:sz w:val="24"/>
          <w:szCs w:val="24"/>
        </w:rPr>
      </w:pPr>
      <w:r>
        <w:rPr>
          <w:rFonts w:hint="eastAsia"/>
          <w:color w:val="FF0000"/>
          <w:sz w:val="24"/>
          <w:szCs w:val="24"/>
          <w:u w:val="single"/>
        </w:rPr>
        <w:t>在</w:t>
      </w:r>
      <w:r>
        <w:rPr>
          <w:rFonts w:hint="eastAsia"/>
          <w:color w:val="FF0000"/>
          <w:sz w:val="24"/>
          <w:szCs w:val="24"/>
          <w:u w:val="single"/>
        </w:rPr>
        <w:t>E</w:t>
      </w:r>
      <w:r>
        <w:rPr>
          <w:rFonts w:hint="eastAsia"/>
          <w:color w:val="FF0000"/>
          <w:sz w:val="24"/>
          <w:szCs w:val="24"/>
          <w:u w:val="single"/>
        </w:rPr>
        <w:t>－</w:t>
      </w:r>
      <w:r>
        <w:rPr>
          <w:rFonts w:hint="eastAsia"/>
          <w:color w:val="FF0000"/>
          <w:sz w:val="24"/>
          <w:szCs w:val="24"/>
          <w:u w:val="single"/>
        </w:rPr>
        <w:t>R</w:t>
      </w:r>
      <w:r>
        <w:rPr>
          <w:rFonts w:hint="eastAsia"/>
          <w:color w:val="FF0000"/>
          <w:sz w:val="24"/>
          <w:szCs w:val="24"/>
          <w:u w:val="single"/>
        </w:rPr>
        <w:t>图中，用来表示实体的图形是菱形。</w:t>
      </w:r>
    </w:p>
    <w:p w14:paraId="43C1B71C" w14:textId="77777777" w:rsidR="00A83BD8" w:rsidRDefault="00000000">
      <w:pPr>
        <w:pStyle w:val="a"/>
        <w:ind w:left="480" w:hanging="480"/>
        <w:rPr>
          <w:color w:val="00B050"/>
          <w:sz w:val="24"/>
          <w:szCs w:val="24"/>
        </w:rPr>
      </w:pPr>
      <w:r>
        <w:rPr>
          <w:rFonts w:hint="eastAsia"/>
          <w:color w:val="00B050"/>
          <w:sz w:val="24"/>
          <w:szCs w:val="24"/>
        </w:rPr>
        <w:t>数据库完整性控制的防范对象是不合语义的数据。</w:t>
      </w:r>
    </w:p>
    <w:p w14:paraId="799A7ACB" w14:textId="77777777" w:rsidR="00A83BD8" w:rsidRDefault="00000000">
      <w:pPr>
        <w:pStyle w:val="a"/>
        <w:ind w:left="480" w:hanging="480"/>
        <w:rPr>
          <w:color w:val="FF0000"/>
          <w:sz w:val="24"/>
          <w:szCs w:val="24"/>
          <w:u w:val="single"/>
        </w:rPr>
      </w:pPr>
      <w:proofErr w:type="gramStart"/>
      <w:r>
        <w:rPr>
          <w:rFonts w:hint="eastAsia"/>
          <w:color w:val="FF0000"/>
          <w:sz w:val="24"/>
          <w:szCs w:val="24"/>
          <w:u w:val="single"/>
        </w:rPr>
        <w:t>设关系</w:t>
      </w:r>
      <w:proofErr w:type="gramEnd"/>
      <w:r>
        <w:rPr>
          <w:rFonts w:hint="eastAsia"/>
          <w:color w:val="FF0000"/>
          <w:sz w:val="24"/>
          <w:szCs w:val="24"/>
          <w:u w:val="single"/>
        </w:rPr>
        <w:t>模式</w:t>
      </w:r>
      <w:r>
        <w:rPr>
          <w:rFonts w:hint="eastAsia"/>
          <w:color w:val="FF0000"/>
          <w:sz w:val="24"/>
          <w:szCs w:val="24"/>
          <w:u w:val="single"/>
        </w:rPr>
        <w:t>R</w:t>
      </w:r>
      <w:r>
        <w:rPr>
          <w:rFonts w:hint="eastAsia"/>
          <w:color w:val="FF0000"/>
          <w:sz w:val="24"/>
          <w:szCs w:val="24"/>
          <w:u w:val="single"/>
        </w:rPr>
        <w:t>（</w:t>
      </w:r>
      <w:r>
        <w:rPr>
          <w:rFonts w:hint="eastAsia"/>
          <w:color w:val="FF0000"/>
          <w:sz w:val="24"/>
          <w:szCs w:val="24"/>
          <w:u w:val="single"/>
        </w:rPr>
        <w:t>A</w:t>
      </w:r>
      <w:r>
        <w:rPr>
          <w:rFonts w:hint="eastAsia"/>
          <w:color w:val="FF0000"/>
          <w:sz w:val="24"/>
          <w:szCs w:val="24"/>
          <w:u w:val="single"/>
        </w:rPr>
        <w:t>，</w:t>
      </w:r>
      <w:r>
        <w:rPr>
          <w:rFonts w:hint="eastAsia"/>
          <w:color w:val="FF0000"/>
          <w:sz w:val="24"/>
          <w:szCs w:val="24"/>
          <w:u w:val="single"/>
        </w:rPr>
        <w:t>B</w:t>
      </w:r>
      <w:r>
        <w:rPr>
          <w:rFonts w:hint="eastAsia"/>
          <w:color w:val="FF0000"/>
          <w:sz w:val="24"/>
          <w:szCs w:val="24"/>
          <w:u w:val="single"/>
        </w:rPr>
        <w:t>，</w:t>
      </w:r>
      <w:r>
        <w:rPr>
          <w:rFonts w:hint="eastAsia"/>
          <w:color w:val="FF0000"/>
          <w:sz w:val="24"/>
          <w:szCs w:val="24"/>
          <w:u w:val="single"/>
        </w:rPr>
        <w:t>C</w:t>
      </w:r>
      <w:r>
        <w:rPr>
          <w:rFonts w:hint="eastAsia"/>
          <w:color w:val="FF0000"/>
          <w:sz w:val="24"/>
          <w:szCs w:val="24"/>
          <w:u w:val="single"/>
        </w:rPr>
        <w:t>，</w:t>
      </w:r>
      <w:r>
        <w:rPr>
          <w:rFonts w:hint="eastAsia"/>
          <w:color w:val="FF0000"/>
          <w:sz w:val="24"/>
          <w:szCs w:val="24"/>
          <w:u w:val="single"/>
        </w:rPr>
        <w:t>D</w:t>
      </w:r>
      <w:r>
        <w:rPr>
          <w:rFonts w:hint="eastAsia"/>
          <w:color w:val="FF0000"/>
          <w:sz w:val="24"/>
          <w:szCs w:val="24"/>
          <w:u w:val="single"/>
        </w:rPr>
        <w:t>），</w:t>
      </w:r>
      <w:r>
        <w:rPr>
          <w:rFonts w:hint="eastAsia"/>
          <w:color w:val="FF0000"/>
          <w:sz w:val="24"/>
          <w:szCs w:val="24"/>
          <w:u w:val="single"/>
        </w:rPr>
        <w:t>F</w:t>
      </w:r>
      <w:r>
        <w:rPr>
          <w:rFonts w:hint="eastAsia"/>
          <w:color w:val="FF0000"/>
          <w:sz w:val="24"/>
          <w:szCs w:val="24"/>
          <w:u w:val="single"/>
        </w:rPr>
        <w:t>是</w:t>
      </w:r>
      <w:r>
        <w:rPr>
          <w:rFonts w:hint="eastAsia"/>
          <w:color w:val="FF0000"/>
          <w:sz w:val="24"/>
          <w:szCs w:val="24"/>
          <w:u w:val="single"/>
        </w:rPr>
        <w:t>R</w:t>
      </w:r>
      <w:r>
        <w:rPr>
          <w:rFonts w:hint="eastAsia"/>
          <w:color w:val="FF0000"/>
          <w:sz w:val="24"/>
          <w:szCs w:val="24"/>
          <w:u w:val="single"/>
        </w:rPr>
        <w:t>上成立的函数依赖集，</w:t>
      </w:r>
      <w:r>
        <w:rPr>
          <w:rFonts w:hint="eastAsia"/>
          <w:color w:val="FF0000"/>
          <w:sz w:val="24"/>
          <w:szCs w:val="24"/>
          <w:u w:val="single"/>
        </w:rPr>
        <w:t>F={ B</w:t>
      </w:r>
      <w:r>
        <w:rPr>
          <w:rFonts w:hint="eastAsia"/>
          <w:color w:val="FF0000"/>
          <w:sz w:val="24"/>
          <w:szCs w:val="24"/>
          <w:u w:val="single"/>
        </w:rPr>
        <w:t>→</w:t>
      </w:r>
      <w:r>
        <w:rPr>
          <w:rFonts w:hint="eastAsia"/>
          <w:color w:val="FF0000"/>
          <w:sz w:val="24"/>
          <w:szCs w:val="24"/>
          <w:u w:val="single"/>
        </w:rPr>
        <w:t>D</w:t>
      </w:r>
      <w:r>
        <w:rPr>
          <w:rFonts w:hint="eastAsia"/>
          <w:color w:val="FF0000"/>
          <w:sz w:val="24"/>
          <w:szCs w:val="24"/>
          <w:u w:val="single"/>
        </w:rPr>
        <w:t>，</w:t>
      </w:r>
      <w:r>
        <w:rPr>
          <w:rFonts w:hint="eastAsia"/>
          <w:color w:val="FF0000"/>
          <w:sz w:val="24"/>
          <w:szCs w:val="24"/>
          <w:u w:val="single"/>
        </w:rPr>
        <w:t>AD</w:t>
      </w:r>
      <w:r>
        <w:rPr>
          <w:rFonts w:hint="eastAsia"/>
          <w:color w:val="FF0000"/>
          <w:sz w:val="24"/>
          <w:szCs w:val="24"/>
          <w:u w:val="single"/>
        </w:rPr>
        <w:t>→</w:t>
      </w:r>
      <w:r>
        <w:rPr>
          <w:rFonts w:hint="eastAsia"/>
          <w:color w:val="FF0000"/>
          <w:sz w:val="24"/>
          <w:szCs w:val="24"/>
          <w:u w:val="single"/>
        </w:rPr>
        <w:t>C }</w:t>
      </w:r>
      <w:r>
        <w:rPr>
          <w:rFonts w:hint="eastAsia"/>
          <w:color w:val="FF0000"/>
          <w:sz w:val="24"/>
          <w:szCs w:val="24"/>
          <w:u w:val="single"/>
        </w:rPr>
        <w:t>，</w:t>
      </w:r>
      <w:r>
        <w:rPr>
          <w:rFonts w:hint="eastAsia"/>
          <w:color w:val="FF0000"/>
          <w:sz w:val="24"/>
          <w:szCs w:val="24"/>
          <w:u w:val="single"/>
        </w:rPr>
        <w:t xml:space="preserve"> </w:t>
      </w:r>
      <w:r>
        <w:rPr>
          <w:rFonts w:hint="eastAsia"/>
          <w:color w:val="FF0000"/>
          <w:sz w:val="24"/>
          <w:szCs w:val="24"/>
          <w:u w:val="single"/>
        </w:rPr>
        <w:t>那么ρ</w:t>
      </w:r>
      <w:r>
        <w:rPr>
          <w:rFonts w:hint="eastAsia"/>
          <w:color w:val="FF0000"/>
          <w:sz w:val="24"/>
          <w:szCs w:val="24"/>
          <w:u w:val="single"/>
        </w:rPr>
        <w:t>={ ABC</w:t>
      </w:r>
      <w:r>
        <w:rPr>
          <w:rFonts w:hint="eastAsia"/>
          <w:color w:val="FF0000"/>
          <w:sz w:val="24"/>
          <w:szCs w:val="24"/>
          <w:u w:val="single"/>
        </w:rPr>
        <w:t>，</w:t>
      </w:r>
      <w:r>
        <w:rPr>
          <w:rFonts w:hint="eastAsia"/>
          <w:color w:val="FF0000"/>
          <w:sz w:val="24"/>
          <w:szCs w:val="24"/>
          <w:u w:val="single"/>
        </w:rPr>
        <w:t>BCD }</w:t>
      </w:r>
      <w:r>
        <w:rPr>
          <w:rFonts w:hint="eastAsia"/>
          <w:color w:val="FF0000"/>
          <w:sz w:val="24"/>
          <w:szCs w:val="24"/>
          <w:u w:val="single"/>
        </w:rPr>
        <w:t>相对于</w:t>
      </w:r>
      <w:r>
        <w:rPr>
          <w:rFonts w:hint="eastAsia"/>
          <w:color w:val="FF0000"/>
          <w:sz w:val="24"/>
          <w:szCs w:val="24"/>
          <w:u w:val="single"/>
        </w:rPr>
        <w:t>F</w:t>
      </w:r>
      <w:r>
        <w:rPr>
          <w:rFonts w:hint="eastAsia"/>
          <w:color w:val="FF0000"/>
          <w:sz w:val="24"/>
          <w:szCs w:val="24"/>
          <w:u w:val="single"/>
        </w:rPr>
        <w:t>既不是无损联接分解，也不保持函数依赖的分解。</w:t>
      </w:r>
    </w:p>
    <w:p w14:paraId="3665C4D8" w14:textId="77777777" w:rsidR="00A83BD8" w:rsidRDefault="00000000">
      <w:pPr>
        <w:pStyle w:val="a"/>
        <w:ind w:left="480" w:hanging="480"/>
        <w:rPr>
          <w:color w:val="00B050"/>
          <w:sz w:val="24"/>
          <w:szCs w:val="24"/>
        </w:rPr>
      </w:pPr>
      <w:r>
        <w:rPr>
          <w:rFonts w:hint="eastAsia"/>
          <w:color w:val="00B050"/>
          <w:sz w:val="24"/>
          <w:szCs w:val="24"/>
        </w:rPr>
        <w:t>建立实际数据库结构是数据库实施阶段的任务。</w:t>
      </w:r>
    </w:p>
    <w:p w14:paraId="793D591F" w14:textId="77777777" w:rsidR="00A83BD8" w:rsidRDefault="00000000">
      <w:pPr>
        <w:pStyle w:val="a"/>
        <w:ind w:left="480" w:hanging="480"/>
        <w:rPr>
          <w:color w:val="00B050"/>
          <w:sz w:val="24"/>
          <w:szCs w:val="24"/>
        </w:rPr>
      </w:pPr>
      <w:r>
        <w:rPr>
          <w:rFonts w:hint="eastAsia"/>
          <w:color w:val="00B050"/>
          <w:sz w:val="24"/>
          <w:szCs w:val="24"/>
        </w:rPr>
        <w:t>需求分析是数据库设计的起点，为以后的具体设计做准备。</w:t>
      </w:r>
    </w:p>
    <w:p w14:paraId="4191057B" w14:textId="77777777" w:rsidR="00A83BD8" w:rsidRPr="001E25CF" w:rsidRDefault="00000000">
      <w:pPr>
        <w:pStyle w:val="a"/>
        <w:ind w:left="480" w:hanging="480"/>
        <w:rPr>
          <w:color w:val="00B050"/>
          <w:sz w:val="24"/>
          <w:szCs w:val="24"/>
          <w:highlight w:val="yellow"/>
        </w:rPr>
      </w:pPr>
      <w:r w:rsidRPr="001E25CF">
        <w:rPr>
          <w:rFonts w:hint="eastAsia"/>
          <w:color w:val="00B050"/>
          <w:sz w:val="24"/>
          <w:szCs w:val="24"/>
          <w:highlight w:val="yellow"/>
        </w:rPr>
        <w:t>存取时间、存储空间和维护代价是决定数据物理存储结构的主要因素。</w:t>
      </w:r>
    </w:p>
    <w:p w14:paraId="738C060A" w14:textId="77777777" w:rsidR="00A83BD8" w:rsidRDefault="00000000">
      <w:pPr>
        <w:pStyle w:val="a"/>
        <w:ind w:left="480" w:hanging="480"/>
        <w:rPr>
          <w:color w:val="FF0000"/>
          <w:sz w:val="24"/>
          <w:szCs w:val="24"/>
          <w:u w:val="single"/>
        </w:rPr>
      </w:pPr>
      <w:r>
        <w:rPr>
          <w:rFonts w:hint="eastAsia"/>
          <w:color w:val="FF0000"/>
          <w:sz w:val="24"/>
          <w:szCs w:val="24"/>
          <w:u w:val="single"/>
        </w:rPr>
        <w:t>在事务依赖图中，如果两个事务的依赖关系形成一个循环，那么就会</w:t>
      </w:r>
      <w:proofErr w:type="gramStart"/>
      <w:r>
        <w:rPr>
          <w:rFonts w:hint="eastAsia"/>
          <w:color w:val="FF0000"/>
          <w:sz w:val="24"/>
          <w:szCs w:val="24"/>
          <w:u w:val="single"/>
        </w:rPr>
        <w:t>出现活锁现象</w:t>
      </w:r>
      <w:proofErr w:type="gramEnd"/>
      <w:r>
        <w:rPr>
          <w:rFonts w:hint="eastAsia"/>
          <w:color w:val="FF0000"/>
          <w:sz w:val="24"/>
          <w:szCs w:val="24"/>
          <w:u w:val="single"/>
        </w:rPr>
        <w:t>。</w:t>
      </w:r>
    </w:p>
    <w:p w14:paraId="5DD09CFA" w14:textId="77777777" w:rsidR="00A83BD8" w:rsidRDefault="00000000">
      <w:pPr>
        <w:pStyle w:val="a"/>
        <w:ind w:left="480" w:hanging="480"/>
        <w:rPr>
          <w:color w:val="FF0000"/>
          <w:sz w:val="24"/>
          <w:szCs w:val="24"/>
          <w:u w:val="single"/>
        </w:rPr>
      </w:pPr>
      <w:r>
        <w:rPr>
          <w:rFonts w:hint="eastAsia"/>
          <w:color w:val="FF0000"/>
          <w:sz w:val="24"/>
          <w:szCs w:val="24"/>
          <w:u w:val="single"/>
        </w:rPr>
        <w:t>在数据库技术中，事务未提交的数据称为“脏（幻象）数据”。</w:t>
      </w:r>
    </w:p>
    <w:p w14:paraId="2722F9AA" w14:textId="77777777" w:rsidR="00A83BD8" w:rsidRPr="00EA71C6" w:rsidRDefault="00000000">
      <w:pPr>
        <w:pStyle w:val="a"/>
        <w:ind w:left="480" w:hanging="480"/>
        <w:rPr>
          <w:color w:val="00B050"/>
          <w:sz w:val="24"/>
          <w:szCs w:val="24"/>
        </w:rPr>
      </w:pPr>
      <w:r w:rsidRPr="00EA71C6">
        <w:rPr>
          <w:rFonts w:hint="eastAsia"/>
          <w:color w:val="00B050"/>
          <w:sz w:val="24"/>
          <w:szCs w:val="24"/>
        </w:rPr>
        <w:t>X</w:t>
      </w:r>
      <w:r w:rsidRPr="00EA71C6">
        <w:rPr>
          <w:rFonts w:hint="eastAsia"/>
          <w:color w:val="00B050"/>
          <w:sz w:val="24"/>
          <w:szCs w:val="24"/>
        </w:rPr>
        <w:t>→</w:t>
      </w:r>
      <w:r w:rsidRPr="00EA71C6">
        <w:rPr>
          <w:rFonts w:hint="eastAsia"/>
          <w:color w:val="00B050"/>
          <w:sz w:val="24"/>
          <w:szCs w:val="24"/>
        </w:rPr>
        <w:t>Y</w:t>
      </w:r>
      <w:r w:rsidRPr="00EA71C6">
        <w:rPr>
          <w:rFonts w:hint="eastAsia"/>
          <w:color w:val="00B050"/>
          <w:sz w:val="24"/>
          <w:szCs w:val="24"/>
        </w:rPr>
        <w:t>能从推理规则导出的充分必要条件是</w:t>
      </w:r>
      <w:r w:rsidRPr="00EA71C6">
        <w:rPr>
          <w:rFonts w:hint="eastAsia"/>
          <w:color w:val="00B050"/>
          <w:sz w:val="24"/>
          <w:szCs w:val="24"/>
        </w:rPr>
        <w:t>Y</w:t>
      </w:r>
      <w:r w:rsidRPr="00EA71C6">
        <w:rPr>
          <w:noProof/>
          <w:color w:val="00B050"/>
          <w:sz w:val="24"/>
          <w:szCs w:val="24"/>
        </w:rPr>
        <w:drawing>
          <wp:inline distT="0" distB="0" distL="0" distR="0" wp14:anchorId="225A0036" wp14:editId="71C6E577">
            <wp:extent cx="152400" cy="152400"/>
            <wp:effectExtent l="0" t="0" r="0" b="0"/>
            <wp:docPr id="1028" name="_x0000_t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_x0000_t75"/>
                    <pic:cNvPicPr>
                      <a:picLocks noChangeAspect="1"/>
                    </pic:cNvPicPr>
                  </pic:nvPicPr>
                  <pic:blipFill>
                    <a:blip r:embed="rId7" cstate="print"/>
                    <a:srcRect/>
                    <a:stretch>
                      <a:fillRect/>
                    </a:stretch>
                  </pic:blipFill>
                  <pic:spPr>
                    <a:xfrm>
                      <a:off x="0" y="0"/>
                      <a:ext cx="152400" cy="152400"/>
                    </a:xfrm>
                    <a:prstGeom prst="rect">
                      <a:avLst/>
                    </a:prstGeom>
                    <a:ln>
                      <a:noFill/>
                    </a:ln>
                  </pic:spPr>
                </pic:pic>
              </a:graphicData>
            </a:graphic>
          </wp:inline>
        </w:drawing>
      </w:r>
      <w:r w:rsidRPr="00EA71C6">
        <w:rPr>
          <w:rFonts w:hint="eastAsia"/>
          <w:color w:val="00B050"/>
          <w:sz w:val="24"/>
          <w:szCs w:val="24"/>
        </w:rPr>
        <w:t>X</w:t>
      </w:r>
      <w:r w:rsidRPr="00EA71C6">
        <w:rPr>
          <w:rFonts w:hint="eastAsia"/>
          <w:color w:val="00B050"/>
          <w:sz w:val="24"/>
          <w:szCs w:val="24"/>
        </w:rPr>
        <w:t>。</w:t>
      </w:r>
    </w:p>
    <w:p w14:paraId="03D0B63E" w14:textId="77777777" w:rsidR="00A83BD8" w:rsidRDefault="00000000">
      <w:pPr>
        <w:pStyle w:val="a"/>
        <w:ind w:left="480" w:hanging="480"/>
        <w:rPr>
          <w:color w:val="FF0000"/>
          <w:sz w:val="24"/>
          <w:szCs w:val="24"/>
          <w:u w:val="single"/>
        </w:rPr>
      </w:pPr>
      <w:r>
        <w:rPr>
          <w:rFonts w:hint="eastAsia"/>
          <w:color w:val="FF0000"/>
          <w:sz w:val="24"/>
          <w:szCs w:val="24"/>
          <w:u w:val="single"/>
        </w:rPr>
        <w:t>在数据库设计中，用</w:t>
      </w:r>
      <w:r>
        <w:rPr>
          <w:rFonts w:hint="eastAsia"/>
          <w:color w:val="FF0000"/>
          <w:sz w:val="24"/>
          <w:szCs w:val="24"/>
          <w:u w:val="single"/>
        </w:rPr>
        <w:t>E-R</w:t>
      </w:r>
      <w:r>
        <w:rPr>
          <w:rFonts w:hint="eastAsia"/>
          <w:color w:val="FF0000"/>
          <w:sz w:val="24"/>
          <w:szCs w:val="24"/>
          <w:u w:val="single"/>
        </w:rPr>
        <w:t>图来描述信息结构但不涉及信息在计算机中的表示，</w:t>
      </w:r>
      <w:r>
        <w:rPr>
          <w:rFonts w:hint="eastAsia"/>
          <w:color w:val="FF0000"/>
          <w:sz w:val="24"/>
          <w:szCs w:val="24"/>
          <w:u w:val="single"/>
        </w:rPr>
        <w:t xml:space="preserve"> </w:t>
      </w:r>
      <w:r>
        <w:rPr>
          <w:rFonts w:hint="eastAsia"/>
          <w:color w:val="FF0000"/>
          <w:sz w:val="24"/>
          <w:szCs w:val="24"/>
          <w:u w:val="single"/>
        </w:rPr>
        <w:t>它是数据库设计的需求分析阶段。</w:t>
      </w:r>
    </w:p>
    <w:p w14:paraId="78EC26F0" w14:textId="77777777" w:rsidR="00A83BD8" w:rsidRDefault="00000000">
      <w:pPr>
        <w:pStyle w:val="a"/>
        <w:ind w:left="480" w:hanging="480"/>
        <w:rPr>
          <w:color w:val="FF0000"/>
          <w:sz w:val="24"/>
          <w:szCs w:val="24"/>
          <w:u w:val="single"/>
        </w:rPr>
      </w:pPr>
      <w:r>
        <w:rPr>
          <w:rFonts w:hint="eastAsia"/>
          <w:color w:val="FF0000"/>
          <w:sz w:val="24"/>
          <w:szCs w:val="24"/>
          <w:u w:val="single"/>
        </w:rPr>
        <w:t>设有关系模式</w:t>
      </w:r>
      <w:r>
        <w:rPr>
          <w:rFonts w:hint="eastAsia"/>
          <w:color w:val="FF0000"/>
          <w:sz w:val="24"/>
          <w:szCs w:val="24"/>
          <w:u w:val="single"/>
        </w:rPr>
        <w:t>R(X,Y,Z,W)</w:t>
      </w:r>
      <w:r>
        <w:rPr>
          <w:rFonts w:hint="eastAsia"/>
          <w:color w:val="FF0000"/>
          <w:sz w:val="24"/>
          <w:szCs w:val="24"/>
          <w:u w:val="single"/>
        </w:rPr>
        <w:t>与它的函数依赖集</w:t>
      </w:r>
      <w:r>
        <w:rPr>
          <w:rFonts w:hint="eastAsia"/>
          <w:color w:val="FF0000"/>
          <w:sz w:val="24"/>
          <w:szCs w:val="24"/>
          <w:u w:val="single"/>
        </w:rPr>
        <w:t>F={XY</w:t>
      </w:r>
      <w:r>
        <w:rPr>
          <w:rFonts w:hint="eastAsia"/>
          <w:color w:val="FF0000"/>
          <w:sz w:val="24"/>
          <w:szCs w:val="24"/>
          <w:u w:val="single"/>
        </w:rPr>
        <w:t>→</w:t>
      </w:r>
      <w:r>
        <w:rPr>
          <w:rFonts w:hint="eastAsia"/>
          <w:color w:val="FF0000"/>
          <w:sz w:val="24"/>
          <w:szCs w:val="24"/>
          <w:u w:val="single"/>
        </w:rPr>
        <w:t>Z,W</w:t>
      </w:r>
      <w:r>
        <w:rPr>
          <w:rFonts w:hint="eastAsia"/>
          <w:color w:val="FF0000"/>
          <w:sz w:val="24"/>
          <w:szCs w:val="24"/>
          <w:u w:val="single"/>
        </w:rPr>
        <w:t>→</w:t>
      </w:r>
      <w:r>
        <w:rPr>
          <w:rFonts w:hint="eastAsia"/>
          <w:color w:val="FF0000"/>
          <w:sz w:val="24"/>
          <w:szCs w:val="24"/>
          <w:u w:val="single"/>
        </w:rPr>
        <w:t>X},</w:t>
      </w:r>
      <w:r>
        <w:rPr>
          <w:rFonts w:hint="eastAsia"/>
          <w:color w:val="FF0000"/>
          <w:sz w:val="24"/>
          <w:szCs w:val="24"/>
          <w:u w:val="single"/>
        </w:rPr>
        <w:t>则</w:t>
      </w:r>
      <w:r>
        <w:rPr>
          <w:rFonts w:hint="eastAsia"/>
          <w:color w:val="FF0000"/>
          <w:sz w:val="24"/>
          <w:szCs w:val="24"/>
          <w:u w:val="single"/>
        </w:rPr>
        <w:t>R</w:t>
      </w:r>
      <w:r>
        <w:rPr>
          <w:rFonts w:hint="eastAsia"/>
          <w:color w:val="FF0000"/>
          <w:sz w:val="24"/>
          <w:szCs w:val="24"/>
          <w:u w:val="single"/>
        </w:rPr>
        <w:t>的关键码为</w:t>
      </w:r>
      <w:r>
        <w:rPr>
          <w:rFonts w:hint="eastAsia"/>
          <w:color w:val="FF0000"/>
          <w:sz w:val="24"/>
          <w:szCs w:val="24"/>
          <w:u w:val="single"/>
        </w:rPr>
        <w:t>XY</w:t>
      </w:r>
      <w:r>
        <w:rPr>
          <w:rFonts w:hint="eastAsia"/>
          <w:color w:val="FF0000"/>
          <w:sz w:val="24"/>
          <w:szCs w:val="24"/>
          <w:u w:val="single"/>
        </w:rPr>
        <w:t>。</w:t>
      </w:r>
    </w:p>
    <w:p w14:paraId="169EAACB" w14:textId="77777777" w:rsidR="00A83BD8" w:rsidRDefault="00000000">
      <w:pPr>
        <w:pStyle w:val="a"/>
        <w:ind w:left="480" w:hanging="480"/>
        <w:rPr>
          <w:color w:val="FF0000"/>
          <w:sz w:val="24"/>
          <w:szCs w:val="24"/>
          <w:u w:val="single"/>
        </w:rPr>
      </w:pPr>
      <w:r>
        <w:rPr>
          <w:rFonts w:hint="eastAsia"/>
          <w:color w:val="FF0000"/>
          <w:sz w:val="24"/>
          <w:szCs w:val="24"/>
          <w:u w:val="single"/>
        </w:rPr>
        <w:t>在数据库恢复时，数据库系统会对尚未做完的事务执行</w:t>
      </w:r>
      <w:r>
        <w:rPr>
          <w:rFonts w:hint="eastAsia"/>
          <w:color w:val="FF0000"/>
          <w:sz w:val="24"/>
          <w:szCs w:val="24"/>
          <w:u w:val="single"/>
        </w:rPr>
        <w:t>REDO</w:t>
      </w:r>
      <w:r>
        <w:rPr>
          <w:rFonts w:hint="eastAsia"/>
          <w:color w:val="FF0000"/>
          <w:sz w:val="24"/>
          <w:szCs w:val="24"/>
          <w:u w:val="single"/>
        </w:rPr>
        <w:t>处理。</w:t>
      </w:r>
    </w:p>
    <w:p w14:paraId="600AECE9" w14:textId="77777777" w:rsidR="00A83BD8" w:rsidRDefault="00000000">
      <w:pPr>
        <w:pStyle w:val="a"/>
        <w:ind w:left="480" w:hanging="480"/>
        <w:rPr>
          <w:color w:val="00B050"/>
          <w:sz w:val="24"/>
          <w:szCs w:val="24"/>
        </w:rPr>
      </w:pPr>
      <w:r>
        <w:rPr>
          <w:rFonts w:hint="eastAsia"/>
          <w:color w:val="00B050"/>
          <w:sz w:val="24"/>
          <w:szCs w:val="24"/>
        </w:rPr>
        <w:t>被函数依赖集</w:t>
      </w:r>
      <w:r>
        <w:rPr>
          <w:rFonts w:hint="eastAsia"/>
          <w:color w:val="00B050"/>
          <w:sz w:val="24"/>
          <w:szCs w:val="24"/>
        </w:rPr>
        <w:t>F</w:t>
      </w:r>
      <w:r>
        <w:rPr>
          <w:rFonts w:hint="eastAsia"/>
          <w:color w:val="00B050"/>
          <w:sz w:val="24"/>
          <w:szCs w:val="24"/>
        </w:rPr>
        <w:t>逻辑蕴涵的函数依赖的全体构成的集合，称为函数依赖集</w:t>
      </w:r>
      <w:r>
        <w:rPr>
          <w:rFonts w:hint="eastAsia"/>
          <w:color w:val="00B050"/>
          <w:sz w:val="24"/>
          <w:szCs w:val="24"/>
        </w:rPr>
        <w:t>F</w:t>
      </w:r>
      <w:r>
        <w:rPr>
          <w:rFonts w:hint="eastAsia"/>
          <w:color w:val="00B050"/>
          <w:sz w:val="24"/>
          <w:szCs w:val="24"/>
        </w:rPr>
        <w:t>的闭包。</w:t>
      </w:r>
    </w:p>
    <w:p w14:paraId="1E2F8535" w14:textId="77777777" w:rsidR="00A83BD8" w:rsidRPr="00EA71C6" w:rsidRDefault="00000000">
      <w:pPr>
        <w:pStyle w:val="a"/>
        <w:ind w:left="480" w:hanging="480"/>
        <w:rPr>
          <w:color w:val="00B050"/>
          <w:sz w:val="24"/>
          <w:szCs w:val="24"/>
          <w:highlight w:val="yellow"/>
        </w:rPr>
      </w:pPr>
      <w:r w:rsidRPr="00EA71C6">
        <w:rPr>
          <w:rFonts w:hint="eastAsia"/>
          <w:color w:val="00B050"/>
          <w:sz w:val="24"/>
          <w:szCs w:val="24"/>
          <w:highlight w:val="yellow"/>
        </w:rPr>
        <w:t>在关系模式</w:t>
      </w:r>
      <w:r w:rsidRPr="00EA71C6">
        <w:rPr>
          <w:rFonts w:hint="eastAsia"/>
          <w:color w:val="00B050"/>
          <w:sz w:val="24"/>
          <w:szCs w:val="24"/>
          <w:highlight w:val="yellow"/>
        </w:rPr>
        <w:t>R</w:t>
      </w:r>
      <w:r w:rsidRPr="00EA71C6">
        <w:rPr>
          <w:rFonts w:hint="eastAsia"/>
          <w:color w:val="00B050"/>
          <w:sz w:val="24"/>
          <w:szCs w:val="24"/>
          <w:highlight w:val="yellow"/>
        </w:rPr>
        <w:t>中，能函数决定</w:t>
      </w:r>
      <w:r w:rsidRPr="00EA71C6">
        <w:rPr>
          <w:rFonts w:hint="eastAsia"/>
          <w:color w:val="00B050"/>
          <w:sz w:val="24"/>
          <w:szCs w:val="24"/>
          <w:highlight w:val="yellow"/>
        </w:rPr>
        <w:t>R</w:t>
      </w:r>
      <w:r w:rsidRPr="00EA71C6">
        <w:rPr>
          <w:rFonts w:hint="eastAsia"/>
          <w:color w:val="00B050"/>
          <w:sz w:val="24"/>
          <w:szCs w:val="24"/>
          <w:highlight w:val="yellow"/>
        </w:rPr>
        <w:t>中所有属性的属性组，称为关系模式</w:t>
      </w:r>
      <w:r w:rsidRPr="00EA71C6">
        <w:rPr>
          <w:rFonts w:hint="eastAsia"/>
          <w:color w:val="00B050"/>
          <w:sz w:val="24"/>
          <w:szCs w:val="24"/>
          <w:highlight w:val="yellow"/>
        </w:rPr>
        <w:t>R</w:t>
      </w:r>
      <w:r w:rsidRPr="00EA71C6">
        <w:rPr>
          <w:rFonts w:hint="eastAsia"/>
          <w:color w:val="00B050"/>
          <w:sz w:val="24"/>
          <w:szCs w:val="24"/>
          <w:highlight w:val="yellow"/>
        </w:rPr>
        <w:t>的超键。</w:t>
      </w:r>
    </w:p>
    <w:p w14:paraId="2015FE93" w14:textId="77777777" w:rsidR="00A83BD8" w:rsidRDefault="00000000">
      <w:pPr>
        <w:pStyle w:val="a"/>
        <w:ind w:left="480" w:hanging="480"/>
        <w:rPr>
          <w:color w:val="FF0000"/>
          <w:sz w:val="24"/>
          <w:szCs w:val="24"/>
          <w:u w:val="single"/>
        </w:rPr>
      </w:pPr>
      <w:r>
        <w:rPr>
          <w:rFonts w:hint="eastAsia"/>
          <w:color w:val="FF0000"/>
          <w:sz w:val="24"/>
          <w:szCs w:val="24"/>
          <w:u w:val="single"/>
        </w:rPr>
        <w:t>两个函数依赖集</w:t>
      </w:r>
      <w:r>
        <w:rPr>
          <w:rFonts w:hint="eastAsia"/>
          <w:color w:val="FF0000"/>
          <w:sz w:val="24"/>
          <w:szCs w:val="24"/>
          <w:u w:val="single"/>
        </w:rPr>
        <w:t>F</w:t>
      </w:r>
      <w:r>
        <w:rPr>
          <w:rFonts w:hint="eastAsia"/>
          <w:color w:val="FF0000"/>
          <w:sz w:val="24"/>
          <w:szCs w:val="24"/>
          <w:u w:val="single"/>
        </w:rPr>
        <w:t>和</w:t>
      </w:r>
      <w:r>
        <w:rPr>
          <w:rFonts w:hint="eastAsia"/>
          <w:color w:val="FF0000"/>
          <w:sz w:val="24"/>
          <w:szCs w:val="24"/>
          <w:u w:val="single"/>
        </w:rPr>
        <w:t>G</w:t>
      </w:r>
      <w:r>
        <w:rPr>
          <w:rFonts w:hint="eastAsia"/>
          <w:color w:val="FF0000"/>
          <w:sz w:val="24"/>
          <w:szCs w:val="24"/>
          <w:u w:val="single"/>
        </w:rPr>
        <w:t>等价的充分必要条件是</w:t>
      </w:r>
      <w:r>
        <w:rPr>
          <w:rFonts w:hint="eastAsia"/>
          <w:color w:val="FF0000"/>
          <w:sz w:val="24"/>
          <w:szCs w:val="24"/>
          <w:u w:val="single"/>
        </w:rPr>
        <w:t>F=G</w:t>
      </w:r>
      <w:r>
        <w:rPr>
          <w:rFonts w:hint="eastAsia"/>
          <w:color w:val="FF0000"/>
          <w:sz w:val="24"/>
          <w:szCs w:val="24"/>
          <w:u w:val="single"/>
        </w:rPr>
        <w:t>。</w:t>
      </w:r>
    </w:p>
    <w:p w14:paraId="06D40959" w14:textId="77777777" w:rsidR="00A83BD8" w:rsidRPr="00EA71C6" w:rsidRDefault="00000000">
      <w:pPr>
        <w:pStyle w:val="a"/>
        <w:ind w:left="480" w:hanging="480"/>
        <w:rPr>
          <w:color w:val="00B050"/>
          <w:sz w:val="24"/>
          <w:szCs w:val="24"/>
          <w:highlight w:val="yellow"/>
        </w:rPr>
      </w:pPr>
      <w:r w:rsidRPr="00EA71C6">
        <w:rPr>
          <w:rFonts w:hint="eastAsia"/>
          <w:color w:val="00B050"/>
          <w:sz w:val="24"/>
          <w:szCs w:val="24"/>
          <w:highlight w:val="yellow"/>
        </w:rPr>
        <w:t>数据库保护分为：安全性控制、完整性控制、并发控制和数据恢复四类。</w:t>
      </w:r>
    </w:p>
    <w:p w14:paraId="0F775ACD" w14:textId="77777777" w:rsidR="00A83BD8" w:rsidRPr="00EA71C6" w:rsidRDefault="00000000">
      <w:pPr>
        <w:pStyle w:val="a"/>
        <w:ind w:left="480" w:hanging="480"/>
        <w:rPr>
          <w:color w:val="00B050"/>
          <w:sz w:val="24"/>
          <w:szCs w:val="24"/>
          <w:highlight w:val="yellow"/>
        </w:rPr>
      </w:pPr>
      <w:r w:rsidRPr="00EA71C6">
        <w:rPr>
          <w:rFonts w:hint="eastAsia"/>
          <w:color w:val="00B050"/>
          <w:sz w:val="24"/>
          <w:szCs w:val="24"/>
          <w:highlight w:val="yellow"/>
        </w:rPr>
        <w:t>保护数据库，防止未经授权的或不合法的使用造成的数据泄漏、更改破坏，这是数据的安全性。</w:t>
      </w:r>
    </w:p>
    <w:p w14:paraId="70E3182D" w14:textId="77777777" w:rsidR="00A83BD8" w:rsidRDefault="00000000">
      <w:pPr>
        <w:pStyle w:val="a"/>
        <w:ind w:left="480" w:hanging="480"/>
        <w:rPr>
          <w:color w:val="FF0000"/>
          <w:sz w:val="24"/>
          <w:szCs w:val="24"/>
          <w:u w:val="single"/>
        </w:rPr>
      </w:pPr>
      <w:r>
        <w:rPr>
          <w:rFonts w:hint="eastAsia"/>
          <w:color w:val="FF0000"/>
          <w:sz w:val="24"/>
          <w:szCs w:val="24"/>
          <w:u w:val="single"/>
        </w:rPr>
        <w:t>X</w:t>
      </w:r>
      <w:r>
        <w:rPr>
          <w:rFonts w:hint="eastAsia"/>
          <w:color w:val="FF0000"/>
          <w:sz w:val="24"/>
          <w:szCs w:val="24"/>
          <w:u w:val="single"/>
        </w:rPr>
        <w:t>→</w:t>
      </w:r>
      <w:r>
        <w:rPr>
          <w:rFonts w:hint="eastAsia"/>
          <w:color w:val="FF0000"/>
          <w:sz w:val="24"/>
          <w:szCs w:val="24"/>
          <w:u w:val="single"/>
        </w:rPr>
        <w:t>Y</w:t>
      </w:r>
      <w:r>
        <w:rPr>
          <w:rFonts w:hint="eastAsia"/>
          <w:color w:val="FF0000"/>
          <w:sz w:val="24"/>
          <w:szCs w:val="24"/>
          <w:u w:val="single"/>
        </w:rPr>
        <w:t>能从推理规则导出的充分必要条件是</w:t>
      </w:r>
      <w:r>
        <w:rPr>
          <w:rFonts w:hint="eastAsia"/>
          <w:color w:val="FF0000"/>
          <w:sz w:val="24"/>
          <w:szCs w:val="24"/>
          <w:u w:val="single"/>
        </w:rPr>
        <w:t>X+=Y+</w:t>
      </w:r>
      <w:r>
        <w:rPr>
          <w:rFonts w:hint="eastAsia"/>
          <w:color w:val="FF0000"/>
          <w:sz w:val="24"/>
          <w:szCs w:val="24"/>
          <w:u w:val="single"/>
        </w:rPr>
        <w:t>。</w:t>
      </w:r>
    </w:p>
    <w:p w14:paraId="53236EE8" w14:textId="77777777" w:rsidR="00A83BD8" w:rsidRPr="00EA71C6" w:rsidRDefault="00000000">
      <w:pPr>
        <w:pStyle w:val="a"/>
        <w:ind w:left="480" w:hanging="480"/>
        <w:rPr>
          <w:color w:val="00B050"/>
          <w:sz w:val="24"/>
          <w:szCs w:val="24"/>
          <w:highlight w:val="yellow"/>
        </w:rPr>
      </w:pPr>
      <w:r w:rsidRPr="00EA71C6">
        <w:rPr>
          <w:rFonts w:hint="eastAsia"/>
          <w:color w:val="00B050"/>
          <w:sz w:val="24"/>
          <w:szCs w:val="24"/>
          <w:highlight w:val="yellow"/>
        </w:rPr>
        <w:t>数据库安全性控制中，为了保证用户只能存取他有权存取的数据，需要对其授权。在授权定义中，数据对象的范围越小，授权子系统就越灵活。</w:t>
      </w:r>
    </w:p>
    <w:p w14:paraId="11629E2A" w14:textId="77777777" w:rsidR="00A83BD8" w:rsidRDefault="00000000">
      <w:pPr>
        <w:pStyle w:val="a"/>
        <w:ind w:left="480" w:hanging="480"/>
        <w:rPr>
          <w:color w:val="00B050"/>
          <w:sz w:val="24"/>
          <w:szCs w:val="24"/>
        </w:rPr>
      </w:pPr>
      <w:r>
        <w:rPr>
          <w:rFonts w:hint="eastAsia"/>
          <w:color w:val="00B050"/>
          <w:sz w:val="24"/>
          <w:szCs w:val="24"/>
        </w:rPr>
        <w:t>超市管理中，商品与顾客这两个实体</w:t>
      </w:r>
      <w:proofErr w:type="gramStart"/>
      <w:r>
        <w:rPr>
          <w:rFonts w:hint="eastAsia"/>
          <w:color w:val="00B050"/>
          <w:sz w:val="24"/>
          <w:szCs w:val="24"/>
        </w:rPr>
        <w:t>集之间</w:t>
      </w:r>
      <w:proofErr w:type="gramEnd"/>
      <w:r>
        <w:rPr>
          <w:rFonts w:hint="eastAsia"/>
          <w:color w:val="00B050"/>
          <w:sz w:val="24"/>
          <w:szCs w:val="24"/>
        </w:rPr>
        <w:t>的联系一般是多对多。</w:t>
      </w:r>
    </w:p>
    <w:p w14:paraId="0F5A699B" w14:textId="3160344A" w:rsidR="00A83BD8" w:rsidRDefault="00000000">
      <w:pPr>
        <w:pStyle w:val="a"/>
        <w:ind w:left="480" w:hanging="480"/>
        <w:rPr>
          <w:color w:val="FF0000"/>
          <w:sz w:val="24"/>
          <w:szCs w:val="24"/>
          <w:u w:val="single"/>
        </w:rPr>
      </w:pPr>
      <w:r>
        <w:rPr>
          <w:rFonts w:hint="eastAsia"/>
          <w:color w:val="FF0000"/>
          <w:sz w:val="24"/>
          <w:szCs w:val="24"/>
          <w:u w:val="single"/>
        </w:rPr>
        <w:lastRenderedPageBreak/>
        <w:t>在关系模式</w:t>
      </w:r>
      <w:r>
        <w:rPr>
          <w:rFonts w:hint="eastAsia"/>
          <w:color w:val="FF0000"/>
          <w:sz w:val="24"/>
          <w:szCs w:val="24"/>
          <w:u w:val="single"/>
        </w:rPr>
        <w:t>R</w:t>
      </w:r>
      <w:r>
        <w:rPr>
          <w:rFonts w:hint="eastAsia"/>
          <w:color w:val="FF0000"/>
          <w:sz w:val="24"/>
          <w:szCs w:val="24"/>
          <w:u w:val="single"/>
        </w:rPr>
        <w:t>中，函数依赖</w:t>
      </w:r>
      <w:r>
        <w:rPr>
          <w:rFonts w:hint="eastAsia"/>
          <w:color w:val="FF0000"/>
          <w:sz w:val="24"/>
          <w:szCs w:val="24"/>
          <w:u w:val="single"/>
        </w:rPr>
        <w:t>X</w:t>
      </w:r>
      <w:r>
        <w:rPr>
          <w:rFonts w:hint="eastAsia"/>
          <w:color w:val="FF0000"/>
          <w:sz w:val="24"/>
          <w:szCs w:val="24"/>
          <w:u w:val="single"/>
        </w:rPr>
        <w:t>→</w:t>
      </w:r>
      <w:r>
        <w:rPr>
          <w:rFonts w:hint="eastAsia"/>
          <w:color w:val="FF0000"/>
          <w:sz w:val="24"/>
          <w:szCs w:val="24"/>
          <w:u w:val="single"/>
        </w:rPr>
        <w:t>Y</w:t>
      </w:r>
      <w:r>
        <w:rPr>
          <w:rFonts w:hint="eastAsia"/>
          <w:color w:val="FF0000"/>
          <w:sz w:val="24"/>
          <w:szCs w:val="24"/>
          <w:u w:val="single"/>
        </w:rPr>
        <w:t>的语义是在</w:t>
      </w:r>
      <w:r>
        <w:rPr>
          <w:rFonts w:hint="eastAsia"/>
          <w:color w:val="FF0000"/>
          <w:sz w:val="24"/>
          <w:szCs w:val="24"/>
          <w:u w:val="single"/>
        </w:rPr>
        <w:t>R</w:t>
      </w:r>
      <w:r>
        <w:rPr>
          <w:rFonts w:hint="eastAsia"/>
          <w:color w:val="FF0000"/>
          <w:sz w:val="24"/>
          <w:szCs w:val="24"/>
          <w:u w:val="single"/>
        </w:rPr>
        <w:t>的</w:t>
      </w:r>
      <w:del w:id="4" w:author="Josie Zhang" w:date="2024-01-03T17:29:00Z">
        <w:r w:rsidDel="00EA71C6">
          <w:rPr>
            <w:rFonts w:hint="eastAsia"/>
            <w:color w:val="FF0000"/>
            <w:sz w:val="24"/>
            <w:szCs w:val="24"/>
            <w:u w:val="single"/>
          </w:rPr>
          <w:delText>某一</w:delText>
        </w:r>
      </w:del>
      <w:ins w:id="5" w:author="Josie Zhang" w:date="2024-01-03T17:29:00Z">
        <w:r w:rsidR="00EA71C6">
          <w:rPr>
            <w:rFonts w:hint="eastAsia"/>
            <w:color w:val="FF0000"/>
            <w:sz w:val="24"/>
            <w:szCs w:val="24"/>
            <w:u w:val="single"/>
          </w:rPr>
          <w:t>所有</w:t>
        </w:r>
      </w:ins>
      <w:r>
        <w:rPr>
          <w:rFonts w:hint="eastAsia"/>
          <w:color w:val="FF0000"/>
          <w:sz w:val="24"/>
          <w:szCs w:val="24"/>
          <w:u w:val="single"/>
        </w:rPr>
        <w:t>关系中，若两个元组的</w:t>
      </w:r>
      <w:r>
        <w:rPr>
          <w:rFonts w:hint="eastAsia"/>
          <w:color w:val="FF0000"/>
          <w:sz w:val="24"/>
          <w:szCs w:val="24"/>
          <w:u w:val="single"/>
        </w:rPr>
        <w:t>X</w:t>
      </w:r>
      <w:r>
        <w:rPr>
          <w:rFonts w:hint="eastAsia"/>
          <w:color w:val="FF0000"/>
          <w:sz w:val="24"/>
          <w:szCs w:val="24"/>
          <w:u w:val="single"/>
        </w:rPr>
        <w:t>值相等，则</w:t>
      </w:r>
      <w:r>
        <w:rPr>
          <w:rFonts w:hint="eastAsia"/>
          <w:color w:val="FF0000"/>
          <w:sz w:val="24"/>
          <w:szCs w:val="24"/>
          <w:u w:val="single"/>
        </w:rPr>
        <w:t>Y</w:t>
      </w:r>
      <w:r>
        <w:rPr>
          <w:rFonts w:hint="eastAsia"/>
          <w:color w:val="FF0000"/>
          <w:sz w:val="24"/>
          <w:szCs w:val="24"/>
          <w:u w:val="single"/>
        </w:rPr>
        <w:t>值也相等。</w:t>
      </w:r>
    </w:p>
    <w:p w14:paraId="1A922991" w14:textId="77777777" w:rsidR="00A83BD8" w:rsidRDefault="00000000">
      <w:pPr>
        <w:pStyle w:val="a"/>
        <w:ind w:left="480" w:hanging="480"/>
        <w:rPr>
          <w:color w:val="FF0000"/>
          <w:sz w:val="24"/>
          <w:szCs w:val="24"/>
          <w:u w:val="single"/>
        </w:rPr>
      </w:pPr>
      <w:r>
        <w:rPr>
          <w:rFonts w:hint="eastAsia"/>
          <w:color w:val="FF0000"/>
          <w:sz w:val="24"/>
          <w:szCs w:val="24"/>
          <w:u w:val="single"/>
        </w:rPr>
        <w:t>在</w:t>
      </w:r>
      <w:r>
        <w:rPr>
          <w:rFonts w:hint="eastAsia"/>
          <w:color w:val="FF0000"/>
          <w:sz w:val="24"/>
          <w:szCs w:val="24"/>
          <w:u w:val="single"/>
        </w:rPr>
        <w:t>E</w:t>
      </w:r>
      <w:r>
        <w:rPr>
          <w:rFonts w:hint="eastAsia"/>
          <w:color w:val="FF0000"/>
          <w:sz w:val="24"/>
          <w:szCs w:val="24"/>
          <w:u w:val="single"/>
        </w:rPr>
        <w:t>－</w:t>
      </w:r>
      <w:r>
        <w:rPr>
          <w:rFonts w:hint="eastAsia"/>
          <w:color w:val="FF0000"/>
          <w:sz w:val="24"/>
          <w:szCs w:val="24"/>
          <w:u w:val="single"/>
        </w:rPr>
        <w:t>R</w:t>
      </w:r>
      <w:r>
        <w:rPr>
          <w:rFonts w:hint="eastAsia"/>
          <w:color w:val="FF0000"/>
          <w:sz w:val="24"/>
          <w:szCs w:val="24"/>
          <w:u w:val="single"/>
        </w:rPr>
        <w:t>图中，用来表示实体的图形是椭圆形。</w:t>
      </w:r>
    </w:p>
    <w:p w14:paraId="74515360" w14:textId="77777777" w:rsidR="00A83BD8" w:rsidRDefault="00000000">
      <w:pPr>
        <w:pStyle w:val="a"/>
        <w:ind w:left="480" w:hanging="480"/>
        <w:rPr>
          <w:color w:val="00B050"/>
          <w:sz w:val="24"/>
          <w:szCs w:val="24"/>
        </w:rPr>
      </w:pPr>
      <w:r>
        <w:rPr>
          <w:rFonts w:hint="eastAsia"/>
          <w:color w:val="00B050"/>
          <w:sz w:val="24"/>
          <w:szCs w:val="24"/>
        </w:rPr>
        <w:t>若事务</w:t>
      </w:r>
      <w:r>
        <w:rPr>
          <w:rFonts w:hint="eastAsia"/>
          <w:color w:val="00B050"/>
          <w:sz w:val="24"/>
          <w:szCs w:val="24"/>
        </w:rPr>
        <w:t>T1</w:t>
      </w:r>
      <w:r>
        <w:rPr>
          <w:rFonts w:hint="eastAsia"/>
          <w:color w:val="00B050"/>
          <w:sz w:val="24"/>
          <w:szCs w:val="24"/>
        </w:rPr>
        <w:t>已经给数据</w:t>
      </w:r>
      <w:r>
        <w:rPr>
          <w:rFonts w:hint="eastAsia"/>
          <w:color w:val="00B050"/>
          <w:sz w:val="24"/>
          <w:szCs w:val="24"/>
        </w:rPr>
        <w:t>A</w:t>
      </w:r>
      <w:r>
        <w:rPr>
          <w:rFonts w:hint="eastAsia"/>
          <w:color w:val="00B050"/>
          <w:sz w:val="24"/>
          <w:szCs w:val="24"/>
        </w:rPr>
        <w:t>加上了共享锁，则事务</w:t>
      </w:r>
      <w:r>
        <w:rPr>
          <w:rFonts w:hint="eastAsia"/>
          <w:color w:val="00B050"/>
          <w:sz w:val="24"/>
          <w:szCs w:val="24"/>
        </w:rPr>
        <w:t>T2</w:t>
      </w:r>
      <w:r>
        <w:rPr>
          <w:rFonts w:hint="eastAsia"/>
          <w:color w:val="00B050"/>
          <w:sz w:val="24"/>
          <w:szCs w:val="24"/>
        </w:rPr>
        <w:t>只能再对</w:t>
      </w:r>
      <w:r>
        <w:rPr>
          <w:rFonts w:hint="eastAsia"/>
          <w:color w:val="00B050"/>
          <w:sz w:val="24"/>
          <w:szCs w:val="24"/>
        </w:rPr>
        <w:t>A</w:t>
      </w:r>
      <w:r>
        <w:rPr>
          <w:rFonts w:hint="eastAsia"/>
          <w:color w:val="00B050"/>
          <w:sz w:val="24"/>
          <w:szCs w:val="24"/>
        </w:rPr>
        <w:t>加共享锁。</w:t>
      </w:r>
    </w:p>
    <w:p w14:paraId="6EF87073" w14:textId="77777777" w:rsidR="00A83BD8" w:rsidRDefault="00000000">
      <w:pPr>
        <w:pStyle w:val="a"/>
        <w:ind w:left="480" w:hanging="480"/>
        <w:rPr>
          <w:color w:val="00B050"/>
          <w:sz w:val="24"/>
          <w:szCs w:val="24"/>
        </w:rPr>
      </w:pPr>
      <w:r>
        <w:rPr>
          <w:rFonts w:hint="eastAsia"/>
          <w:color w:val="00B050"/>
          <w:sz w:val="24"/>
          <w:szCs w:val="24"/>
        </w:rPr>
        <w:t>一个事务在执行时，应该遵守“要么不做，要么全做”的原则，这是事务的原子性。</w:t>
      </w:r>
    </w:p>
    <w:p w14:paraId="4BFEDF3E" w14:textId="77777777" w:rsidR="00A83BD8" w:rsidRDefault="00000000">
      <w:pPr>
        <w:pStyle w:val="a"/>
        <w:ind w:left="480" w:hanging="480"/>
        <w:rPr>
          <w:color w:val="FF0000"/>
          <w:sz w:val="24"/>
          <w:szCs w:val="24"/>
          <w:u w:val="single"/>
        </w:rPr>
      </w:pPr>
      <w:r>
        <w:rPr>
          <w:rFonts w:hint="eastAsia"/>
          <w:color w:val="FF0000"/>
          <w:sz w:val="24"/>
          <w:szCs w:val="24"/>
          <w:u w:val="single"/>
        </w:rPr>
        <w:t>数据独立性是数据库技术的重要特点之一。所谓数据独立性是指不同的数据只能被对应的应用程序所使用。</w:t>
      </w:r>
    </w:p>
    <w:p w14:paraId="0BC723EB" w14:textId="77777777" w:rsidR="00A83BD8" w:rsidRDefault="00000000">
      <w:pPr>
        <w:pStyle w:val="a"/>
        <w:ind w:left="480" w:hanging="480"/>
        <w:rPr>
          <w:color w:val="FF0000"/>
          <w:sz w:val="24"/>
          <w:szCs w:val="24"/>
          <w:u w:val="single"/>
        </w:rPr>
      </w:pPr>
      <w:r>
        <w:rPr>
          <w:rFonts w:hint="eastAsia"/>
          <w:color w:val="FF0000"/>
          <w:sz w:val="24"/>
          <w:szCs w:val="24"/>
          <w:u w:val="single"/>
        </w:rPr>
        <w:t>规范化理论是数据库概念设计阶段的指南和工具。</w:t>
      </w:r>
    </w:p>
    <w:p w14:paraId="71B9B267" w14:textId="77777777" w:rsidR="00A83BD8" w:rsidRDefault="00000000">
      <w:pPr>
        <w:pStyle w:val="a"/>
        <w:ind w:left="480" w:hanging="480"/>
        <w:rPr>
          <w:color w:val="00B050"/>
          <w:sz w:val="24"/>
          <w:szCs w:val="24"/>
        </w:rPr>
      </w:pPr>
      <w:r>
        <w:rPr>
          <w:rFonts w:hint="eastAsia"/>
          <w:color w:val="00B050"/>
          <w:sz w:val="24"/>
          <w:szCs w:val="24"/>
        </w:rPr>
        <w:t>实现</w:t>
      </w:r>
      <w:proofErr w:type="gramStart"/>
      <w:r>
        <w:rPr>
          <w:rFonts w:hint="eastAsia"/>
          <w:color w:val="00B050"/>
          <w:sz w:val="24"/>
          <w:szCs w:val="24"/>
        </w:rPr>
        <w:t>事务回滚的</w:t>
      </w:r>
      <w:proofErr w:type="gramEnd"/>
      <w:r>
        <w:rPr>
          <w:rFonts w:hint="eastAsia"/>
          <w:color w:val="00B050"/>
          <w:sz w:val="24"/>
          <w:szCs w:val="24"/>
        </w:rPr>
        <w:t>语句是</w:t>
      </w:r>
      <w:r>
        <w:rPr>
          <w:rFonts w:hint="eastAsia"/>
          <w:color w:val="00B050"/>
          <w:sz w:val="24"/>
          <w:szCs w:val="24"/>
        </w:rPr>
        <w:t>ROLLBACK</w:t>
      </w:r>
      <w:r>
        <w:rPr>
          <w:rFonts w:hint="eastAsia"/>
          <w:color w:val="00B050"/>
          <w:sz w:val="24"/>
          <w:szCs w:val="24"/>
        </w:rPr>
        <w:t>。</w:t>
      </w:r>
    </w:p>
    <w:p w14:paraId="7BFE16EB" w14:textId="77777777" w:rsidR="00A83BD8" w:rsidRDefault="00000000">
      <w:pPr>
        <w:pStyle w:val="a"/>
        <w:ind w:left="480" w:hanging="480"/>
        <w:rPr>
          <w:color w:val="00B050"/>
          <w:sz w:val="24"/>
          <w:szCs w:val="24"/>
        </w:rPr>
      </w:pPr>
      <w:r>
        <w:rPr>
          <w:rFonts w:hint="eastAsia"/>
          <w:color w:val="00B050"/>
          <w:sz w:val="24"/>
          <w:szCs w:val="24"/>
        </w:rPr>
        <w:t>从</w:t>
      </w:r>
      <w:r>
        <w:rPr>
          <w:rFonts w:hint="eastAsia"/>
          <w:color w:val="00B050"/>
          <w:sz w:val="24"/>
          <w:szCs w:val="24"/>
        </w:rPr>
        <w:t>E-R</w:t>
      </w:r>
      <w:r>
        <w:rPr>
          <w:rFonts w:hint="eastAsia"/>
          <w:color w:val="00B050"/>
          <w:sz w:val="24"/>
          <w:szCs w:val="24"/>
        </w:rPr>
        <w:t>模型向关系模型转换时，一个</w:t>
      </w:r>
      <w:r>
        <w:rPr>
          <w:rFonts w:hint="eastAsia"/>
          <w:color w:val="00B050"/>
          <w:sz w:val="24"/>
          <w:szCs w:val="24"/>
        </w:rPr>
        <w:t>M:N</w:t>
      </w:r>
      <w:r>
        <w:rPr>
          <w:rFonts w:hint="eastAsia"/>
          <w:color w:val="00B050"/>
          <w:sz w:val="24"/>
          <w:szCs w:val="24"/>
        </w:rPr>
        <w:t>联系转换为关系模式时，</w:t>
      </w:r>
      <w:proofErr w:type="gramStart"/>
      <w:r>
        <w:rPr>
          <w:rFonts w:hint="eastAsia"/>
          <w:color w:val="00B050"/>
          <w:sz w:val="24"/>
          <w:szCs w:val="24"/>
        </w:rPr>
        <w:t>该关系</w:t>
      </w:r>
      <w:proofErr w:type="gramEnd"/>
      <w:r>
        <w:rPr>
          <w:rFonts w:hint="eastAsia"/>
          <w:color w:val="00B050"/>
          <w:sz w:val="24"/>
          <w:szCs w:val="24"/>
        </w:rPr>
        <w:t>模式的关键字是</w:t>
      </w:r>
      <w:r>
        <w:rPr>
          <w:rFonts w:hint="eastAsia"/>
          <w:color w:val="00B050"/>
          <w:sz w:val="24"/>
          <w:szCs w:val="24"/>
        </w:rPr>
        <w:t>M</w:t>
      </w:r>
      <w:r>
        <w:rPr>
          <w:rFonts w:hint="eastAsia"/>
          <w:color w:val="00B050"/>
          <w:sz w:val="24"/>
          <w:szCs w:val="24"/>
        </w:rPr>
        <w:t>端实体关键字与</w:t>
      </w:r>
      <w:r>
        <w:rPr>
          <w:rFonts w:hint="eastAsia"/>
          <w:color w:val="00B050"/>
          <w:sz w:val="24"/>
          <w:szCs w:val="24"/>
        </w:rPr>
        <w:t>N</w:t>
      </w:r>
      <w:r>
        <w:rPr>
          <w:rFonts w:hint="eastAsia"/>
          <w:color w:val="00B050"/>
          <w:sz w:val="24"/>
          <w:szCs w:val="24"/>
        </w:rPr>
        <w:t>端实体关键字组合。</w:t>
      </w:r>
    </w:p>
    <w:p w14:paraId="5DC23F2A" w14:textId="77777777" w:rsidR="00A83BD8" w:rsidRPr="00EA71C6" w:rsidRDefault="00000000">
      <w:pPr>
        <w:pStyle w:val="a"/>
        <w:ind w:left="480" w:hanging="480"/>
        <w:rPr>
          <w:color w:val="00B050"/>
          <w:sz w:val="24"/>
          <w:szCs w:val="24"/>
          <w:highlight w:val="yellow"/>
        </w:rPr>
      </w:pPr>
      <w:r w:rsidRPr="00EA71C6">
        <w:rPr>
          <w:rFonts w:hint="eastAsia"/>
          <w:color w:val="00B050"/>
          <w:sz w:val="24"/>
          <w:szCs w:val="24"/>
          <w:highlight w:val="yellow"/>
        </w:rPr>
        <w:t>新奥尔良法是目前公认的比较完整和权威的一种数据库设计的规范设计法。</w:t>
      </w:r>
    </w:p>
    <w:p w14:paraId="7FFE0998" w14:textId="77777777" w:rsidR="00A83BD8" w:rsidRPr="00EA71C6" w:rsidRDefault="00000000">
      <w:pPr>
        <w:pStyle w:val="a"/>
        <w:ind w:left="480" w:hanging="480"/>
        <w:rPr>
          <w:color w:val="00B050"/>
          <w:sz w:val="24"/>
          <w:szCs w:val="24"/>
          <w:highlight w:val="yellow"/>
        </w:rPr>
      </w:pPr>
      <w:r w:rsidRPr="00EA71C6">
        <w:rPr>
          <w:rFonts w:hint="eastAsia"/>
          <w:color w:val="00B050"/>
          <w:sz w:val="24"/>
          <w:szCs w:val="24"/>
          <w:highlight w:val="yellow"/>
        </w:rPr>
        <w:t>在数据库管理系统提供的数据语言中，负责数据的模式定义与数据的物理存取构建的是数据定义语言。</w:t>
      </w:r>
    </w:p>
    <w:p w14:paraId="4FC2F62B" w14:textId="77777777" w:rsidR="00A83BD8" w:rsidRDefault="00A83BD8">
      <w:pPr>
        <w:pStyle w:val="a"/>
        <w:numPr>
          <w:ilvl w:val="0"/>
          <w:numId w:val="0"/>
        </w:numPr>
        <w:ind w:left="560"/>
        <w:rPr>
          <w:color w:val="00B050"/>
          <w:sz w:val="24"/>
          <w:szCs w:val="24"/>
        </w:rPr>
      </w:pPr>
    </w:p>
    <w:p w14:paraId="056AA378" w14:textId="77777777" w:rsidR="00A83BD8" w:rsidRDefault="00000000">
      <w:pPr>
        <w:rPr>
          <w:b/>
          <w:sz w:val="28"/>
          <w:szCs w:val="28"/>
        </w:rPr>
      </w:pPr>
      <w:r>
        <w:rPr>
          <w:rFonts w:hint="eastAsia"/>
          <w:b/>
          <w:sz w:val="28"/>
          <w:szCs w:val="28"/>
        </w:rPr>
        <w:t>第二题</w:t>
      </w:r>
      <w:r>
        <w:rPr>
          <w:rFonts w:hint="eastAsia"/>
          <w:b/>
          <w:sz w:val="28"/>
          <w:szCs w:val="28"/>
        </w:rPr>
        <w:t xml:space="preserve"> </w:t>
      </w:r>
      <w:r>
        <w:rPr>
          <w:rFonts w:hint="eastAsia"/>
          <w:b/>
          <w:sz w:val="28"/>
          <w:szCs w:val="28"/>
        </w:rPr>
        <w:t>单项选择题</w:t>
      </w:r>
      <w:r>
        <w:rPr>
          <w:rFonts w:hint="eastAsia"/>
          <w:b/>
          <w:sz w:val="28"/>
          <w:szCs w:val="28"/>
        </w:rPr>
        <w:t>(</w:t>
      </w:r>
      <w:r>
        <w:rPr>
          <w:rFonts w:hint="eastAsia"/>
          <w:b/>
          <w:sz w:val="28"/>
          <w:szCs w:val="28"/>
        </w:rPr>
        <w:t>共有</w:t>
      </w:r>
      <w:r>
        <w:rPr>
          <w:rFonts w:hint="eastAsia"/>
          <w:b/>
          <w:sz w:val="28"/>
          <w:szCs w:val="28"/>
        </w:rPr>
        <w:t>35</w:t>
      </w:r>
      <w:r>
        <w:rPr>
          <w:rFonts w:hint="eastAsia"/>
          <w:b/>
          <w:sz w:val="28"/>
          <w:szCs w:val="28"/>
        </w:rPr>
        <w:t>小题</w:t>
      </w:r>
      <w:r>
        <w:rPr>
          <w:rFonts w:hint="eastAsia"/>
          <w:b/>
          <w:sz w:val="28"/>
          <w:szCs w:val="28"/>
        </w:rPr>
        <w:t>,</w:t>
      </w:r>
      <w:r>
        <w:rPr>
          <w:rFonts w:hint="eastAsia"/>
          <w:b/>
          <w:sz w:val="28"/>
          <w:szCs w:val="28"/>
        </w:rPr>
        <w:t>每小题</w:t>
      </w:r>
      <w:r>
        <w:rPr>
          <w:rFonts w:hint="eastAsia"/>
          <w:b/>
          <w:sz w:val="28"/>
          <w:szCs w:val="28"/>
        </w:rPr>
        <w:t>2</w:t>
      </w:r>
      <w:r>
        <w:rPr>
          <w:rFonts w:hint="eastAsia"/>
          <w:b/>
          <w:sz w:val="28"/>
          <w:szCs w:val="28"/>
        </w:rPr>
        <w:t>分</w:t>
      </w:r>
      <w:r>
        <w:rPr>
          <w:rFonts w:hint="eastAsia"/>
          <w:b/>
          <w:sz w:val="28"/>
          <w:szCs w:val="28"/>
        </w:rPr>
        <w:t>,</w:t>
      </w:r>
      <w:r>
        <w:rPr>
          <w:rFonts w:hint="eastAsia"/>
          <w:b/>
          <w:sz w:val="28"/>
          <w:szCs w:val="28"/>
        </w:rPr>
        <w:t>共计</w:t>
      </w:r>
      <w:r>
        <w:rPr>
          <w:rFonts w:hint="eastAsia"/>
          <w:b/>
          <w:sz w:val="28"/>
          <w:szCs w:val="28"/>
        </w:rPr>
        <w:t>70</w:t>
      </w:r>
      <w:r>
        <w:rPr>
          <w:rFonts w:hint="eastAsia"/>
          <w:b/>
          <w:sz w:val="28"/>
          <w:szCs w:val="28"/>
        </w:rPr>
        <w:t>分</w:t>
      </w:r>
      <w:r>
        <w:rPr>
          <w:rFonts w:hint="eastAsia"/>
          <w:b/>
          <w:sz w:val="28"/>
          <w:szCs w:val="28"/>
        </w:rPr>
        <w:t>)</w:t>
      </w:r>
    </w:p>
    <w:p w14:paraId="670DEFE2" w14:textId="77777777" w:rsidR="00A83BD8" w:rsidRDefault="00000000">
      <w:pPr>
        <w:rPr>
          <w:b/>
          <w:sz w:val="24"/>
          <w:szCs w:val="21"/>
        </w:rPr>
      </w:pPr>
      <w:r>
        <w:rPr>
          <w:rFonts w:hint="eastAsia"/>
          <w:b/>
          <w:sz w:val="24"/>
          <w:szCs w:val="21"/>
        </w:rPr>
        <w:t>（</w:t>
      </w:r>
      <w:r>
        <w:rPr>
          <w:b/>
          <w:color w:val="FF0000"/>
          <w:sz w:val="24"/>
          <w:szCs w:val="21"/>
          <w:u w:val="single"/>
        </w:rPr>
        <w:t>红色</w:t>
      </w:r>
      <w:r>
        <w:rPr>
          <w:rFonts w:hint="eastAsia"/>
          <w:b/>
          <w:sz w:val="24"/>
          <w:szCs w:val="21"/>
        </w:rPr>
        <w:t>为</w:t>
      </w:r>
      <w:r>
        <w:rPr>
          <w:b/>
          <w:sz w:val="24"/>
          <w:szCs w:val="21"/>
        </w:rPr>
        <w:t>正确答案）</w:t>
      </w:r>
    </w:p>
    <w:p w14:paraId="1CB8A146" w14:textId="77777777" w:rsidR="00A83BD8" w:rsidRDefault="00000000">
      <w:pPr>
        <w:pStyle w:val="a"/>
        <w:numPr>
          <w:ilvl w:val="0"/>
          <w:numId w:val="2"/>
        </w:numPr>
        <w:ind w:firstLineChars="0"/>
        <w:rPr>
          <w:sz w:val="24"/>
          <w:szCs w:val="24"/>
        </w:rPr>
      </w:pPr>
      <w:r>
        <w:rPr>
          <w:rFonts w:hint="eastAsia"/>
          <w:sz w:val="24"/>
          <w:szCs w:val="24"/>
        </w:rPr>
        <w:t>关系数据模型上的关系运算分为（</w:t>
      </w:r>
      <w:r>
        <w:rPr>
          <w:rFonts w:hint="eastAsia"/>
          <w:sz w:val="24"/>
          <w:szCs w:val="24"/>
        </w:rPr>
        <w:t xml:space="preserve">    </w:t>
      </w:r>
      <w:r>
        <w:rPr>
          <w:rFonts w:hint="eastAsia"/>
          <w:sz w:val="24"/>
          <w:szCs w:val="24"/>
        </w:rPr>
        <w:t>）。</w:t>
      </w:r>
    </w:p>
    <w:p w14:paraId="720FAAAE" w14:textId="77777777" w:rsidR="00A83BD8" w:rsidRDefault="00000000">
      <w:pPr>
        <w:rPr>
          <w:sz w:val="24"/>
          <w:szCs w:val="24"/>
        </w:rPr>
      </w:pPr>
      <w:r>
        <w:rPr>
          <w:rFonts w:hint="eastAsia"/>
          <w:sz w:val="24"/>
          <w:szCs w:val="24"/>
        </w:rPr>
        <w:t>A)</w:t>
      </w:r>
      <w:r>
        <w:rPr>
          <w:rFonts w:hint="eastAsia"/>
          <w:sz w:val="24"/>
          <w:szCs w:val="24"/>
        </w:rPr>
        <w:tab/>
      </w:r>
      <w:r>
        <w:rPr>
          <w:rFonts w:hint="eastAsia"/>
          <w:sz w:val="24"/>
          <w:szCs w:val="24"/>
        </w:rPr>
        <w:t>关系代数和集合运算</w:t>
      </w:r>
    </w:p>
    <w:p w14:paraId="5E13D483" w14:textId="77777777" w:rsidR="00A83BD8" w:rsidRDefault="00000000">
      <w:pPr>
        <w:rPr>
          <w:b/>
          <w:color w:val="FF0000"/>
          <w:sz w:val="24"/>
          <w:szCs w:val="24"/>
          <w:u w:val="single"/>
        </w:rPr>
      </w:pPr>
      <w:r>
        <w:rPr>
          <w:rFonts w:hint="eastAsia"/>
          <w:b/>
          <w:color w:val="FF0000"/>
          <w:sz w:val="24"/>
          <w:szCs w:val="24"/>
        </w:rPr>
        <w:t>B)</w:t>
      </w:r>
      <w:r>
        <w:rPr>
          <w:rFonts w:hint="eastAsia"/>
          <w:b/>
          <w:color w:val="FF0000"/>
          <w:sz w:val="24"/>
          <w:szCs w:val="24"/>
        </w:rPr>
        <w:tab/>
      </w:r>
      <w:r>
        <w:rPr>
          <w:rFonts w:hint="eastAsia"/>
          <w:b/>
          <w:color w:val="FF0000"/>
          <w:sz w:val="24"/>
          <w:szCs w:val="24"/>
          <w:u w:val="single"/>
        </w:rPr>
        <w:t>关系代数和关系演算</w:t>
      </w:r>
    </w:p>
    <w:p w14:paraId="39CC96CF" w14:textId="77777777" w:rsidR="00A83BD8" w:rsidRDefault="00000000">
      <w:pPr>
        <w:rPr>
          <w:sz w:val="24"/>
          <w:szCs w:val="24"/>
        </w:rPr>
      </w:pPr>
      <w:r>
        <w:rPr>
          <w:rFonts w:hint="eastAsia"/>
          <w:sz w:val="24"/>
          <w:szCs w:val="24"/>
        </w:rPr>
        <w:t>C)</w:t>
      </w:r>
      <w:r>
        <w:rPr>
          <w:rFonts w:hint="eastAsia"/>
          <w:sz w:val="24"/>
          <w:szCs w:val="24"/>
        </w:rPr>
        <w:tab/>
      </w:r>
      <w:r>
        <w:rPr>
          <w:rFonts w:hint="eastAsia"/>
          <w:sz w:val="24"/>
          <w:szCs w:val="24"/>
        </w:rPr>
        <w:t>关系演算和谓词演算</w:t>
      </w:r>
    </w:p>
    <w:p w14:paraId="78C24848" w14:textId="77777777" w:rsidR="00A83BD8" w:rsidRDefault="00000000">
      <w:pPr>
        <w:rPr>
          <w:sz w:val="24"/>
          <w:szCs w:val="24"/>
        </w:rPr>
      </w:pPr>
      <w:r>
        <w:rPr>
          <w:rFonts w:hint="eastAsia"/>
          <w:sz w:val="24"/>
          <w:szCs w:val="24"/>
        </w:rPr>
        <w:t>D)</w:t>
      </w:r>
      <w:r>
        <w:rPr>
          <w:rFonts w:hint="eastAsia"/>
          <w:sz w:val="24"/>
          <w:szCs w:val="24"/>
        </w:rPr>
        <w:tab/>
      </w:r>
      <w:r>
        <w:rPr>
          <w:rFonts w:hint="eastAsia"/>
          <w:sz w:val="24"/>
          <w:szCs w:val="24"/>
        </w:rPr>
        <w:t>关系代数和谓词演算</w:t>
      </w:r>
    </w:p>
    <w:p w14:paraId="505BDE21" w14:textId="77777777" w:rsidR="00A83BD8" w:rsidRDefault="00A83BD8">
      <w:pPr>
        <w:rPr>
          <w:sz w:val="24"/>
          <w:szCs w:val="24"/>
        </w:rPr>
      </w:pPr>
    </w:p>
    <w:p w14:paraId="6F656816" w14:textId="77777777" w:rsidR="00A83BD8" w:rsidRDefault="00000000">
      <w:pPr>
        <w:pStyle w:val="a"/>
        <w:ind w:left="480" w:hanging="480"/>
        <w:rPr>
          <w:sz w:val="24"/>
          <w:szCs w:val="24"/>
        </w:rPr>
      </w:pPr>
      <w:r>
        <w:rPr>
          <w:rFonts w:hint="eastAsia"/>
          <w:sz w:val="24"/>
          <w:szCs w:val="24"/>
        </w:rPr>
        <w:t>在</w:t>
      </w:r>
      <w:r>
        <w:rPr>
          <w:rFonts w:hint="eastAsia"/>
          <w:sz w:val="24"/>
          <w:szCs w:val="24"/>
        </w:rPr>
        <w:t>SQL</w:t>
      </w:r>
      <w:r>
        <w:rPr>
          <w:rFonts w:hint="eastAsia"/>
          <w:sz w:val="24"/>
          <w:szCs w:val="24"/>
        </w:rPr>
        <w:t>中，修改数据表结构应使用的命令动词是（</w:t>
      </w:r>
      <w:r>
        <w:rPr>
          <w:rFonts w:hint="eastAsia"/>
          <w:sz w:val="24"/>
          <w:szCs w:val="24"/>
        </w:rPr>
        <w:t xml:space="preserve">    </w:t>
      </w:r>
      <w:r>
        <w:rPr>
          <w:rFonts w:hint="eastAsia"/>
          <w:sz w:val="24"/>
          <w:szCs w:val="24"/>
        </w:rPr>
        <w:t>）。</w:t>
      </w:r>
    </w:p>
    <w:p w14:paraId="2056F481" w14:textId="77777777" w:rsidR="00A83BD8" w:rsidRDefault="00000000">
      <w:pPr>
        <w:rPr>
          <w:b/>
          <w:color w:val="FF0000"/>
          <w:sz w:val="24"/>
          <w:szCs w:val="24"/>
          <w:u w:val="single"/>
        </w:rPr>
      </w:pPr>
      <w:r>
        <w:rPr>
          <w:b/>
          <w:color w:val="FF0000"/>
          <w:sz w:val="24"/>
          <w:szCs w:val="24"/>
        </w:rPr>
        <w:t>A)</w:t>
      </w:r>
      <w:r>
        <w:rPr>
          <w:b/>
          <w:color w:val="FF0000"/>
          <w:sz w:val="24"/>
          <w:szCs w:val="24"/>
        </w:rPr>
        <w:tab/>
      </w:r>
      <w:r>
        <w:rPr>
          <w:b/>
          <w:color w:val="FF0000"/>
          <w:sz w:val="24"/>
          <w:szCs w:val="24"/>
          <w:u w:val="single"/>
        </w:rPr>
        <w:t>ALTER</w:t>
      </w:r>
    </w:p>
    <w:p w14:paraId="42EEAA8A" w14:textId="77777777" w:rsidR="00A83BD8" w:rsidRDefault="00000000">
      <w:pPr>
        <w:rPr>
          <w:sz w:val="24"/>
          <w:szCs w:val="24"/>
        </w:rPr>
      </w:pPr>
      <w:r>
        <w:rPr>
          <w:sz w:val="24"/>
          <w:szCs w:val="24"/>
        </w:rPr>
        <w:t>B)</w:t>
      </w:r>
      <w:r>
        <w:rPr>
          <w:sz w:val="24"/>
          <w:szCs w:val="24"/>
        </w:rPr>
        <w:tab/>
        <w:t>CREATE</w:t>
      </w:r>
    </w:p>
    <w:p w14:paraId="59115A61" w14:textId="77777777" w:rsidR="00A83BD8" w:rsidRDefault="00000000">
      <w:pPr>
        <w:rPr>
          <w:sz w:val="24"/>
          <w:szCs w:val="24"/>
        </w:rPr>
      </w:pPr>
      <w:r>
        <w:rPr>
          <w:sz w:val="24"/>
          <w:szCs w:val="24"/>
        </w:rPr>
        <w:t>C)</w:t>
      </w:r>
      <w:r>
        <w:rPr>
          <w:sz w:val="24"/>
          <w:szCs w:val="24"/>
        </w:rPr>
        <w:tab/>
        <w:t>CHANGE</w:t>
      </w:r>
    </w:p>
    <w:p w14:paraId="09C52ACF" w14:textId="77777777" w:rsidR="00A83BD8" w:rsidRDefault="00000000">
      <w:pPr>
        <w:rPr>
          <w:sz w:val="24"/>
          <w:szCs w:val="24"/>
        </w:rPr>
      </w:pPr>
      <w:r>
        <w:rPr>
          <w:sz w:val="24"/>
          <w:szCs w:val="24"/>
        </w:rPr>
        <w:t>D)</w:t>
      </w:r>
      <w:r>
        <w:rPr>
          <w:sz w:val="24"/>
          <w:szCs w:val="24"/>
        </w:rPr>
        <w:tab/>
        <w:t>DELETE</w:t>
      </w:r>
    </w:p>
    <w:p w14:paraId="6C080C6E" w14:textId="77777777" w:rsidR="00A83BD8" w:rsidRDefault="00A83BD8">
      <w:pPr>
        <w:rPr>
          <w:sz w:val="24"/>
          <w:szCs w:val="24"/>
        </w:rPr>
      </w:pPr>
    </w:p>
    <w:p w14:paraId="0BD1D1DF" w14:textId="77777777" w:rsidR="00A83BD8" w:rsidRDefault="00000000">
      <w:pPr>
        <w:pStyle w:val="a"/>
        <w:ind w:left="480" w:hanging="480"/>
        <w:rPr>
          <w:sz w:val="24"/>
          <w:szCs w:val="24"/>
        </w:rPr>
      </w:pPr>
      <w:r>
        <w:rPr>
          <w:rFonts w:hint="eastAsia"/>
          <w:sz w:val="24"/>
          <w:szCs w:val="24"/>
        </w:rPr>
        <w:t>同一个关系模型的任意两个元组值（</w:t>
      </w:r>
      <w:r>
        <w:rPr>
          <w:rFonts w:hint="eastAsia"/>
          <w:sz w:val="24"/>
          <w:szCs w:val="24"/>
        </w:rPr>
        <w:t xml:space="preserve">    </w:t>
      </w:r>
      <w:r>
        <w:rPr>
          <w:rFonts w:hint="eastAsia"/>
          <w:sz w:val="24"/>
          <w:szCs w:val="24"/>
        </w:rPr>
        <w:t>）。</w:t>
      </w:r>
    </w:p>
    <w:p w14:paraId="0B6D1FDF" w14:textId="77777777" w:rsidR="00A83BD8" w:rsidRDefault="00000000">
      <w:pPr>
        <w:rPr>
          <w:b/>
          <w:color w:val="FF0000"/>
          <w:sz w:val="24"/>
          <w:szCs w:val="24"/>
          <w:u w:val="single"/>
        </w:rPr>
      </w:pPr>
      <w:r>
        <w:rPr>
          <w:rFonts w:hint="eastAsia"/>
          <w:b/>
          <w:color w:val="FF0000"/>
          <w:sz w:val="24"/>
          <w:szCs w:val="24"/>
          <w:u w:val="single"/>
        </w:rPr>
        <w:t>A)</w:t>
      </w:r>
      <w:r>
        <w:rPr>
          <w:rFonts w:hint="eastAsia"/>
          <w:b/>
          <w:color w:val="FF0000"/>
          <w:sz w:val="24"/>
          <w:szCs w:val="24"/>
          <w:u w:val="single"/>
        </w:rPr>
        <w:tab/>
      </w:r>
      <w:r>
        <w:rPr>
          <w:rFonts w:hint="eastAsia"/>
          <w:b/>
          <w:color w:val="FF0000"/>
          <w:sz w:val="24"/>
          <w:szCs w:val="24"/>
          <w:u w:val="single"/>
        </w:rPr>
        <w:t>不能完全相同</w:t>
      </w:r>
    </w:p>
    <w:p w14:paraId="746C68E7" w14:textId="77777777" w:rsidR="00A83BD8" w:rsidRDefault="00000000">
      <w:pPr>
        <w:rPr>
          <w:sz w:val="24"/>
          <w:szCs w:val="24"/>
        </w:rPr>
      </w:pPr>
      <w:r>
        <w:rPr>
          <w:rFonts w:hint="eastAsia"/>
          <w:sz w:val="24"/>
          <w:szCs w:val="24"/>
        </w:rPr>
        <w:t>B)</w:t>
      </w:r>
      <w:r>
        <w:rPr>
          <w:rFonts w:hint="eastAsia"/>
          <w:sz w:val="24"/>
          <w:szCs w:val="24"/>
        </w:rPr>
        <w:tab/>
      </w:r>
      <w:r>
        <w:rPr>
          <w:rFonts w:hint="eastAsia"/>
          <w:sz w:val="24"/>
          <w:szCs w:val="24"/>
        </w:rPr>
        <w:t>可以完全相同</w:t>
      </w:r>
    </w:p>
    <w:p w14:paraId="7E015D46" w14:textId="77777777" w:rsidR="00A83BD8" w:rsidRDefault="00000000">
      <w:pPr>
        <w:rPr>
          <w:sz w:val="24"/>
          <w:szCs w:val="24"/>
        </w:rPr>
      </w:pPr>
      <w:r>
        <w:rPr>
          <w:rFonts w:hint="eastAsia"/>
          <w:sz w:val="24"/>
          <w:szCs w:val="24"/>
        </w:rPr>
        <w:t>C)</w:t>
      </w:r>
      <w:r>
        <w:rPr>
          <w:rFonts w:hint="eastAsia"/>
          <w:sz w:val="24"/>
          <w:szCs w:val="24"/>
        </w:rPr>
        <w:tab/>
      </w:r>
      <w:r>
        <w:rPr>
          <w:rFonts w:hint="eastAsia"/>
          <w:sz w:val="24"/>
          <w:szCs w:val="24"/>
        </w:rPr>
        <w:t>必须完全相同</w:t>
      </w:r>
    </w:p>
    <w:p w14:paraId="15645446" w14:textId="77777777" w:rsidR="00A83BD8" w:rsidRDefault="00000000">
      <w:pPr>
        <w:rPr>
          <w:sz w:val="24"/>
          <w:szCs w:val="24"/>
        </w:rPr>
      </w:pPr>
      <w:r>
        <w:rPr>
          <w:rFonts w:hint="eastAsia"/>
          <w:sz w:val="24"/>
          <w:szCs w:val="24"/>
        </w:rPr>
        <w:t>D)</w:t>
      </w:r>
      <w:r>
        <w:rPr>
          <w:rFonts w:hint="eastAsia"/>
          <w:sz w:val="24"/>
          <w:szCs w:val="24"/>
        </w:rPr>
        <w:tab/>
      </w:r>
      <w:r>
        <w:rPr>
          <w:rFonts w:hint="eastAsia"/>
          <w:sz w:val="24"/>
          <w:szCs w:val="24"/>
        </w:rPr>
        <w:t>以上都不对</w:t>
      </w:r>
    </w:p>
    <w:p w14:paraId="4501AF10" w14:textId="77777777" w:rsidR="00A83BD8" w:rsidRDefault="00A83BD8">
      <w:pPr>
        <w:rPr>
          <w:sz w:val="24"/>
          <w:szCs w:val="24"/>
        </w:rPr>
      </w:pPr>
    </w:p>
    <w:p w14:paraId="6CA5C40A" w14:textId="77777777" w:rsidR="00A83BD8" w:rsidRDefault="00000000">
      <w:pPr>
        <w:pStyle w:val="a"/>
        <w:ind w:left="480" w:hanging="480"/>
        <w:rPr>
          <w:sz w:val="24"/>
          <w:szCs w:val="24"/>
        </w:rPr>
      </w:pPr>
      <w:r>
        <w:rPr>
          <w:rFonts w:hint="eastAsia"/>
          <w:sz w:val="24"/>
          <w:szCs w:val="24"/>
        </w:rPr>
        <w:t>SQL</w:t>
      </w:r>
      <w:r>
        <w:rPr>
          <w:rFonts w:hint="eastAsia"/>
          <w:sz w:val="24"/>
          <w:szCs w:val="24"/>
        </w:rPr>
        <w:t>中，下列涉及判断是否是空值的操作，不正确的是（</w:t>
      </w:r>
      <w:r>
        <w:rPr>
          <w:rFonts w:hint="eastAsia"/>
          <w:sz w:val="24"/>
          <w:szCs w:val="24"/>
        </w:rPr>
        <w:t xml:space="preserve">    </w:t>
      </w:r>
      <w:r>
        <w:rPr>
          <w:rFonts w:hint="eastAsia"/>
          <w:sz w:val="24"/>
          <w:szCs w:val="24"/>
        </w:rPr>
        <w:t>）。</w:t>
      </w:r>
    </w:p>
    <w:p w14:paraId="2E5E9B8F" w14:textId="77777777" w:rsidR="00A83BD8" w:rsidRDefault="00000000">
      <w:pPr>
        <w:rPr>
          <w:sz w:val="24"/>
          <w:szCs w:val="24"/>
        </w:rPr>
      </w:pPr>
      <w:r>
        <w:rPr>
          <w:sz w:val="24"/>
          <w:szCs w:val="24"/>
        </w:rPr>
        <w:t>A)</w:t>
      </w:r>
      <w:r>
        <w:rPr>
          <w:sz w:val="24"/>
          <w:szCs w:val="24"/>
        </w:rPr>
        <w:tab/>
        <w:t>AGE IS NULL</w:t>
      </w:r>
    </w:p>
    <w:p w14:paraId="7E829463" w14:textId="77777777" w:rsidR="00A83BD8" w:rsidRDefault="00000000">
      <w:pPr>
        <w:rPr>
          <w:sz w:val="24"/>
          <w:szCs w:val="24"/>
        </w:rPr>
      </w:pPr>
      <w:r>
        <w:rPr>
          <w:sz w:val="24"/>
          <w:szCs w:val="24"/>
        </w:rPr>
        <w:t>B)</w:t>
      </w:r>
      <w:r>
        <w:rPr>
          <w:sz w:val="24"/>
          <w:szCs w:val="24"/>
        </w:rPr>
        <w:tab/>
        <w:t>AGE IS NOT NULL</w:t>
      </w:r>
    </w:p>
    <w:p w14:paraId="72839931" w14:textId="77777777" w:rsidR="00A83BD8" w:rsidRDefault="00000000">
      <w:pPr>
        <w:rPr>
          <w:b/>
          <w:sz w:val="24"/>
          <w:szCs w:val="24"/>
          <w:u w:val="single"/>
        </w:rPr>
      </w:pPr>
      <w:r>
        <w:rPr>
          <w:b/>
          <w:color w:val="FF0000"/>
          <w:sz w:val="24"/>
          <w:szCs w:val="24"/>
          <w:u w:val="single"/>
        </w:rPr>
        <w:t>C)</w:t>
      </w:r>
      <w:r>
        <w:rPr>
          <w:b/>
          <w:color w:val="FF0000"/>
          <w:sz w:val="24"/>
          <w:szCs w:val="24"/>
          <w:u w:val="single"/>
        </w:rPr>
        <w:tab/>
        <w:t>AGE=NULL</w:t>
      </w:r>
    </w:p>
    <w:p w14:paraId="3D98D720" w14:textId="77777777" w:rsidR="00A83BD8" w:rsidRDefault="00000000">
      <w:pPr>
        <w:rPr>
          <w:sz w:val="24"/>
          <w:szCs w:val="24"/>
        </w:rPr>
      </w:pPr>
      <w:r>
        <w:rPr>
          <w:sz w:val="24"/>
          <w:szCs w:val="24"/>
        </w:rPr>
        <w:t>D)</w:t>
      </w:r>
      <w:r>
        <w:rPr>
          <w:sz w:val="24"/>
          <w:szCs w:val="24"/>
        </w:rPr>
        <w:tab/>
        <w:t>NOT (AGE IS NULL)</w:t>
      </w:r>
    </w:p>
    <w:p w14:paraId="2B81B6E0" w14:textId="77777777" w:rsidR="00A83BD8" w:rsidRDefault="00A83BD8">
      <w:pPr>
        <w:rPr>
          <w:sz w:val="24"/>
          <w:szCs w:val="24"/>
        </w:rPr>
      </w:pPr>
    </w:p>
    <w:p w14:paraId="2A517775" w14:textId="77777777" w:rsidR="00A83BD8" w:rsidRDefault="00000000">
      <w:pPr>
        <w:pStyle w:val="a"/>
        <w:ind w:left="480" w:hanging="480"/>
        <w:rPr>
          <w:sz w:val="24"/>
          <w:szCs w:val="24"/>
        </w:rPr>
      </w:pPr>
      <w:r>
        <w:rPr>
          <w:rFonts w:hint="eastAsia"/>
          <w:sz w:val="24"/>
          <w:szCs w:val="24"/>
        </w:rPr>
        <w:t>下列</w:t>
      </w:r>
      <w:r>
        <w:rPr>
          <w:rFonts w:hint="eastAsia"/>
          <w:sz w:val="24"/>
          <w:szCs w:val="24"/>
        </w:rPr>
        <w:t>SQL</w:t>
      </w:r>
      <w:r>
        <w:rPr>
          <w:rFonts w:hint="eastAsia"/>
          <w:sz w:val="24"/>
          <w:szCs w:val="24"/>
        </w:rPr>
        <w:t>语句中，（</w:t>
      </w:r>
      <w:r>
        <w:rPr>
          <w:rFonts w:hint="eastAsia"/>
          <w:sz w:val="24"/>
          <w:szCs w:val="24"/>
        </w:rPr>
        <w:t xml:space="preserve">    </w:t>
      </w:r>
      <w:r>
        <w:rPr>
          <w:rFonts w:hint="eastAsia"/>
          <w:sz w:val="24"/>
          <w:szCs w:val="24"/>
        </w:rPr>
        <w:t>）不是数据操纵语句。</w:t>
      </w:r>
    </w:p>
    <w:p w14:paraId="1260934E" w14:textId="77777777" w:rsidR="00A83BD8" w:rsidRDefault="00000000">
      <w:pPr>
        <w:rPr>
          <w:sz w:val="24"/>
          <w:szCs w:val="24"/>
        </w:rPr>
      </w:pPr>
      <w:r>
        <w:rPr>
          <w:sz w:val="24"/>
          <w:szCs w:val="24"/>
        </w:rPr>
        <w:lastRenderedPageBreak/>
        <w:t>A)</w:t>
      </w:r>
      <w:r>
        <w:rPr>
          <w:sz w:val="24"/>
          <w:szCs w:val="24"/>
        </w:rPr>
        <w:tab/>
        <w:t>INSERT</w:t>
      </w:r>
    </w:p>
    <w:p w14:paraId="1DFFDBF9" w14:textId="77777777" w:rsidR="00A83BD8" w:rsidRDefault="00000000">
      <w:pPr>
        <w:rPr>
          <w:b/>
          <w:sz w:val="24"/>
          <w:szCs w:val="24"/>
          <w:u w:val="single"/>
        </w:rPr>
      </w:pPr>
      <w:r>
        <w:rPr>
          <w:b/>
          <w:color w:val="FF0000"/>
          <w:sz w:val="24"/>
          <w:szCs w:val="24"/>
          <w:u w:val="single"/>
        </w:rPr>
        <w:t>B)</w:t>
      </w:r>
      <w:r>
        <w:rPr>
          <w:b/>
          <w:color w:val="FF0000"/>
          <w:sz w:val="24"/>
          <w:szCs w:val="24"/>
          <w:u w:val="single"/>
        </w:rPr>
        <w:tab/>
        <w:t>CREATE</w:t>
      </w:r>
    </w:p>
    <w:p w14:paraId="7BA6A19E" w14:textId="77777777" w:rsidR="00A83BD8" w:rsidRDefault="00000000">
      <w:pPr>
        <w:rPr>
          <w:sz w:val="24"/>
          <w:szCs w:val="24"/>
        </w:rPr>
      </w:pPr>
      <w:r>
        <w:rPr>
          <w:sz w:val="24"/>
          <w:szCs w:val="24"/>
        </w:rPr>
        <w:t>C)</w:t>
      </w:r>
      <w:r>
        <w:rPr>
          <w:sz w:val="24"/>
          <w:szCs w:val="24"/>
        </w:rPr>
        <w:tab/>
        <w:t>DELETE</w:t>
      </w:r>
    </w:p>
    <w:p w14:paraId="42931326" w14:textId="77777777" w:rsidR="00A83BD8" w:rsidRDefault="00000000">
      <w:pPr>
        <w:rPr>
          <w:sz w:val="24"/>
          <w:szCs w:val="24"/>
        </w:rPr>
      </w:pPr>
      <w:r>
        <w:rPr>
          <w:sz w:val="24"/>
          <w:szCs w:val="24"/>
        </w:rPr>
        <w:t>D)</w:t>
      </w:r>
      <w:r>
        <w:rPr>
          <w:sz w:val="24"/>
          <w:szCs w:val="24"/>
        </w:rPr>
        <w:tab/>
        <w:t>UPDATE</w:t>
      </w:r>
    </w:p>
    <w:p w14:paraId="1F527040" w14:textId="77777777" w:rsidR="00A83BD8" w:rsidRDefault="00A83BD8">
      <w:pPr>
        <w:rPr>
          <w:sz w:val="24"/>
          <w:szCs w:val="24"/>
        </w:rPr>
      </w:pPr>
    </w:p>
    <w:p w14:paraId="38A8F9C1" w14:textId="77777777" w:rsidR="00A83BD8" w:rsidRDefault="00000000">
      <w:pPr>
        <w:pStyle w:val="a"/>
        <w:ind w:left="480" w:hanging="480"/>
        <w:rPr>
          <w:sz w:val="24"/>
          <w:szCs w:val="24"/>
        </w:rPr>
      </w:pPr>
      <w:r>
        <w:rPr>
          <w:rFonts w:hint="eastAsia"/>
          <w:sz w:val="24"/>
          <w:szCs w:val="24"/>
        </w:rPr>
        <w:t>已有关系模式：学生（学号、姓名、性别、班级）、课程（课程名称、学时、性质）、成绩（课程名称，学号，分数）。若要显示学生成绩单，包括学号、姓名、课程名称、分数，应该对这些关系进行（</w:t>
      </w:r>
      <w:r>
        <w:rPr>
          <w:rFonts w:hint="eastAsia"/>
          <w:sz w:val="24"/>
          <w:szCs w:val="24"/>
        </w:rPr>
        <w:t xml:space="preserve">    </w:t>
      </w:r>
      <w:r>
        <w:rPr>
          <w:rFonts w:hint="eastAsia"/>
          <w:sz w:val="24"/>
          <w:szCs w:val="24"/>
        </w:rPr>
        <w:t>）操作。</w:t>
      </w:r>
    </w:p>
    <w:p w14:paraId="458224EC" w14:textId="77777777" w:rsidR="00A83BD8" w:rsidRDefault="00000000">
      <w:pPr>
        <w:rPr>
          <w:sz w:val="24"/>
          <w:szCs w:val="24"/>
        </w:rPr>
      </w:pPr>
      <w:r>
        <w:rPr>
          <w:rFonts w:hint="eastAsia"/>
          <w:sz w:val="24"/>
          <w:szCs w:val="24"/>
        </w:rPr>
        <w:t>A)</w:t>
      </w:r>
      <w:r>
        <w:rPr>
          <w:rFonts w:hint="eastAsia"/>
          <w:sz w:val="24"/>
          <w:szCs w:val="24"/>
        </w:rPr>
        <w:tab/>
      </w:r>
      <w:r>
        <w:rPr>
          <w:rFonts w:hint="eastAsia"/>
          <w:sz w:val="24"/>
          <w:szCs w:val="24"/>
        </w:rPr>
        <w:t>并</w:t>
      </w:r>
    </w:p>
    <w:p w14:paraId="2CCF5A56" w14:textId="77777777" w:rsidR="00A83BD8" w:rsidRDefault="00000000">
      <w:pPr>
        <w:rPr>
          <w:sz w:val="24"/>
          <w:szCs w:val="24"/>
        </w:rPr>
      </w:pPr>
      <w:r>
        <w:rPr>
          <w:rFonts w:hint="eastAsia"/>
          <w:sz w:val="24"/>
          <w:szCs w:val="24"/>
        </w:rPr>
        <w:t>B)</w:t>
      </w:r>
      <w:r>
        <w:rPr>
          <w:rFonts w:hint="eastAsia"/>
          <w:sz w:val="24"/>
          <w:szCs w:val="24"/>
        </w:rPr>
        <w:tab/>
      </w:r>
      <w:r>
        <w:rPr>
          <w:rFonts w:hint="eastAsia"/>
          <w:sz w:val="24"/>
          <w:szCs w:val="24"/>
        </w:rPr>
        <w:t>交</w:t>
      </w:r>
    </w:p>
    <w:p w14:paraId="29C95E99" w14:textId="77777777" w:rsidR="00A83BD8" w:rsidRDefault="00000000">
      <w:pPr>
        <w:rPr>
          <w:sz w:val="24"/>
          <w:szCs w:val="24"/>
        </w:rPr>
      </w:pPr>
      <w:r>
        <w:rPr>
          <w:rFonts w:hint="eastAsia"/>
          <w:sz w:val="24"/>
          <w:szCs w:val="24"/>
        </w:rPr>
        <w:t>C)</w:t>
      </w:r>
      <w:r>
        <w:rPr>
          <w:rFonts w:hint="eastAsia"/>
          <w:sz w:val="24"/>
          <w:szCs w:val="24"/>
        </w:rPr>
        <w:tab/>
      </w:r>
      <w:r>
        <w:rPr>
          <w:rFonts w:hint="eastAsia"/>
          <w:sz w:val="24"/>
          <w:szCs w:val="24"/>
        </w:rPr>
        <w:t>乘</w:t>
      </w:r>
    </w:p>
    <w:p w14:paraId="2D3EE6C1" w14:textId="77777777" w:rsidR="00A83BD8" w:rsidRDefault="00000000">
      <w:pPr>
        <w:rPr>
          <w:b/>
          <w:color w:val="FF0000"/>
          <w:sz w:val="24"/>
          <w:szCs w:val="24"/>
          <w:u w:val="single"/>
        </w:rPr>
      </w:pPr>
      <w:r>
        <w:rPr>
          <w:rFonts w:hint="eastAsia"/>
          <w:b/>
          <w:color w:val="FF0000"/>
          <w:sz w:val="24"/>
          <w:szCs w:val="24"/>
          <w:u w:val="single"/>
        </w:rPr>
        <w:t>D)</w:t>
      </w:r>
      <w:r>
        <w:rPr>
          <w:rFonts w:hint="eastAsia"/>
          <w:b/>
          <w:color w:val="FF0000"/>
          <w:sz w:val="24"/>
          <w:szCs w:val="24"/>
          <w:u w:val="single"/>
        </w:rPr>
        <w:tab/>
      </w:r>
      <w:r>
        <w:rPr>
          <w:rFonts w:hint="eastAsia"/>
          <w:b/>
          <w:color w:val="FF0000"/>
          <w:sz w:val="24"/>
          <w:szCs w:val="24"/>
          <w:u w:val="single"/>
        </w:rPr>
        <w:t>连接</w:t>
      </w:r>
    </w:p>
    <w:p w14:paraId="6127456A" w14:textId="77777777" w:rsidR="00A83BD8" w:rsidRDefault="00A83BD8">
      <w:pPr>
        <w:rPr>
          <w:color w:val="FF0000"/>
          <w:sz w:val="24"/>
          <w:szCs w:val="24"/>
        </w:rPr>
      </w:pPr>
    </w:p>
    <w:p w14:paraId="3A9EE267" w14:textId="77777777" w:rsidR="00A83BD8" w:rsidRDefault="00000000">
      <w:pPr>
        <w:pStyle w:val="a"/>
        <w:ind w:left="480" w:hanging="480"/>
        <w:rPr>
          <w:sz w:val="24"/>
          <w:szCs w:val="24"/>
        </w:rPr>
      </w:pPr>
      <w:r>
        <w:rPr>
          <w:rFonts w:hint="eastAsia"/>
          <w:sz w:val="24"/>
          <w:szCs w:val="24"/>
        </w:rPr>
        <w:t>关于关系模型，叙述正确的是（</w:t>
      </w:r>
      <w:r>
        <w:rPr>
          <w:rFonts w:hint="eastAsia"/>
          <w:sz w:val="24"/>
          <w:szCs w:val="24"/>
        </w:rPr>
        <w:t xml:space="preserve">    </w:t>
      </w:r>
      <w:r>
        <w:rPr>
          <w:rFonts w:hint="eastAsia"/>
          <w:sz w:val="24"/>
          <w:szCs w:val="24"/>
        </w:rPr>
        <w:t>）。</w:t>
      </w:r>
    </w:p>
    <w:p w14:paraId="7C605CA9" w14:textId="77777777" w:rsidR="00A83BD8" w:rsidRDefault="00000000">
      <w:pPr>
        <w:rPr>
          <w:sz w:val="24"/>
          <w:szCs w:val="24"/>
        </w:rPr>
      </w:pPr>
      <w:r>
        <w:rPr>
          <w:rFonts w:hint="eastAsia"/>
          <w:sz w:val="24"/>
          <w:szCs w:val="24"/>
        </w:rPr>
        <w:t>A)</w:t>
      </w:r>
      <w:r>
        <w:rPr>
          <w:rFonts w:hint="eastAsia"/>
          <w:sz w:val="24"/>
          <w:szCs w:val="24"/>
        </w:rPr>
        <w:tab/>
      </w:r>
      <w:r>
        <w:rPr>
          <w:rFonts w:hint="eastAsia"/>
          <w:sz w:val="24"/>
          <w:szCs w:val="24"/>
        </w:rPr>
        <w:t>只可以表示实体之间的简单关系</w:t>
      </w:r>
    </w:p>
    <w:p w14:paraId="17CFB808" w14:textId="77777777" w:rsidR="00A83BD8" w:rsidRDefault="00000000">
      <w:pPr>
        <w:rPr>
          <w:sz w:val="24"/>
          <w:szCs w:val="24"/>
        </w:rPr>
      </w:pPr>
      <w:r>
        <w:rPr>
          <w:rFonts w:hint="eastAsia"/>
          <w:sz w:val="24"/>
          <w:szCs w:val="24"/>
        </w:rPr>
        <w:t>B)</w:t>
      </w:r>
      <w:r>
        <w:rPr>
          <w:rFonts w:hint="eastAsia"/>
          <w:sz w:val="24"/>
          <w:szCs w:val="24"/>
        </w:rPr>
        <w:tab/>
      </w:r>
      <w:r>
        <w:rPr>
          <w:rFonts w:hint="eastAsia"/>
          <w:sz w:val="24"/>
          <w:szCs w:val="24"/>
        </w:rPr>
        <w:t>实体间的联系用人为连线表示</w:t>
      </w:r>
    </w:p>
    <w:p w14:paraId="16D3CF78" w14:textId="77777777" w:rsidR="00A83BD8" w:rsidRDefault="00000000">
      <w:pPr>
        <w:rPr>
          <w:b/>
          <w:color w:val="FF0000"/>
          <w:sz w:val="24"/>
          <w:szCs w:val="24"/>
          <w:u w:val="single"/>
        </w:rPr>
      </w:pPr>
      <w:r>
        <w:rPr>
          <w:rFonts w:hint="eastAsia"/>
          <w:b/>
          <w:color w:val="FF0000"/>
          <w:sz w:val="24"/>
          <w:szCs w:val="24"/>
          <w:u w:val="single"/>
        </w:rPr>
        <w:t>C)</w:t>
      </w:r>
      <w:r>
        <w:rPr>
          <w:rFonts w:hint="eastAsia"/>
          <w:b/>
          <w:color w:val="FF0000"/>
          <w:sz w:val="24"/>
          <w:szCs w:val="24"/>
          <w:u w:val="single"/>
        </w:rPr>
        <w:tab/>
      </w:r>
      <w:r>
        <w:rPr>
          <w:rFonts w:hint="eastAsia"/>
          <w:b/>
          <w:color w:val="FF0000"/>
          <w:sz w:val="24"/>
          <w:szCs w:val="24"/>
          <w:u w:val="single"/>
        </w:rPr>
        <w:t>有严格的数学基础</w:t>
      </w:r>
    </w:p>
    <w:p w14:paraId="56CAE9C9" w14:textId="77777777" w:rsidR="00A83BD8" w:rsidRDefault="00000000">
      <w:pPr>
        <w:rPr>
          <w:sz w:val="24"/>
          <w:szCs w:val="24"/>
        </w:rPr>
      </w:pPr>
      <w:r>
        <w:rPr>
          <w:rFonts w:hint="eastAsia"/>
          <w:sz w:val="24"/>
          <w:szCs w:val="24"/>
        </w:rPr>
        <w:t>D)</w:t>
      </w:r>
      <w:r>
        <w:rPr>
          <w:rFonts w:hint="eastAsia"/>
          <w:sz w:val="24"/>
          <w:szCs w:val="24"/>
        </w:rPr>
        <w:tab/>
      </w:r>
      <w:r>
        <w:rPr>
          <w:rFonts w:hint="eastAsia"/>
          <w:sz w:val="24"/>
          <w:szCs w:val="24"/>
        </w:rPr>
        <w:t>允许处理复杂表格，如一</w:t>
      </w:r>
      <w:proofErr w:type="gramStart"/>
      <w:r>
        <w:rPr>
          <w:rFonts w:hint="eastAsia"/>
          <w:sz w:val="24"/>
          <w:szCs w:val="24"/>
        </w:rPr>
        <w:t>栏包括</w:t>
      </w:r>
      <w:proofErr w:type="gramEnd"/>
      <w:r>
        <w:rPr>
          <w:rFonts w:hint="eastAsia"/>
          <w:sz w:val="24"/>
          <w:szCs w:val="24"/>
        </w:rPr>
        <w:t>若干行</w:t>
      </w:r>
    </w:p>
    <w:p w14:paraId="4177B0E4" w14:textId="77777777" w:rsidR="00A83BD8" w:rsidRDefault="00A83BD8">
      <w:pPr>
        <w:rPr>
          <w:sz w:val="24"/>
          <w:szCs w:val="24"/>
        </w:rPr>
      </w:pPr>
    </w:p>
    <w:p w14:paraId="27C9F1BF" w14:textId="77777777" w:rsidR="00A83BD8" w:rsidRDefault="00000000">
      <w:pPr>
        <w:pStyle w:val="a"/>
        <w:ind w:left="480" w:hanging="480"/>
        <w:rPr>
          <w:sz w:val="24"/>
          <w:szCs w:val="24"/>
        </w:rPr>
      </w:pPr>
      <w:r>
        <w:rPr>
          <w:rFonts w:hint="eastAsia"/>
          <w:sz w:val="24"/>
          <w:szCs w:val="24"/>
        </w:rPr>
        <w:t>在</w:t>
      </w:r>
      <w:r>
        <w:rPr>
          <w:rFonts w:hint="eastAsia"/>
          <w:sz w:val="24"/>
          <w:szCs w:val="24"/>
        </w:rPr>
        <w:t>SQL</w:t>
      </w:r>
      <w:r>
        <w:rPr>
          <w:rFonts w:hint="eastAsia"/>
          <w:sz w:val="24"/>
          <w:szCs w:val="24"/>
        </w:rPr>
        <w:t>的</w:t>
      </w:r>
      <w:r>
        <w:rPr>
          <w:rFonts w:hint="eastAsia"/>
          <w:sz w:val="24"/>
          <w:szCs w:val="24"/>
        </w:rPr>
        <w:t>SELECT</w:t>
      </w:r>
      <w:r>
        <w:rPr>
          <w:rFonts w:hint="eastAsia"/>
          <w:sz w:val="24"/>
          <w:szCs w:val="24"/>
        </w:rPr>
        <w:t>语句中</w:t>
      </w:r>
      <w:r>
        <w:rPr>
          <w:rFonts w:hint="eastAsia"/>
          <w:sz w:val="24"/>
          <w:szCs w:val="24"/>
        </w:rPr>
        <w:t>,</w:t>
      </w:r>
      <w:r>
        <w:rPr>
          <w:rFonts w:hint="eastAsia"/>
          <w:sz w:val="24"/>
          <w:szCs w:val="24"/>
        </w:rPr>
        <w:t>能实现关系代数中投影操作的子句是（</w:t>
      </w:r>
      <w:r>
        <w:rPr>
          <w:rFonts w:hint="eastAsia"/>
          <w:sz w:val="24"/>
          <w:szCs w:val="24"/>
        </w:rPr>
        <w:t xml:space="preserve">    </w:t>
      </w:r>
      <w:r>
        <w:rPr>
          <w:rFonts w:hint="eastAsia"/>
          <w:sz w:val="24"/>
          <w:szCs w:val="24"/>
        </w:rPr>
        <w:t>）。</w:t>
      </w:r>
    </w:p>
    <w:p w14:paraId="094BFAD7" w14:textId="77777777" w:rsidR="00A83BD8" w:rsidRDefault="00000000">
      <w:pPr>
        <w:rPr>
          <w:b/>
          <w:color w:val="FF0000"/>
          <w:sz w:val="24"/>
          <w:szCs w:val="24"/>
          <w:u w:val="single"/>
        </w:rPr>
      </w:pPr>
      <w:r>
        <w:rPr>
          <w:b/>
          <w:color w:val="FF0000"/>
          <w:sz w:val="24"/>
          <w:szCs w:val="24"/>
          <w:u w:val="single"/>
        </w:rPr>
        <w:t>A)</w:t>
      </w:r>
      <w:r>
        <w:rPr>
          <w:b/>
          <w:color w:val="FF0000"/>
          <w:sz w:val="24"/>
          <w:szCs w:val="24"/>
          <w:u w:val="single"/>
        </w:rPr>
        <w:tab/>
        <w:t>SELECT</w:t>
      </w:r>
    </w:p>
    <w:p w14:paraId="42E2C466" w14:textId="77777777" w:rsidR="00A83BD8" w:rsidRDefault="00000000">
      <w:pPr>
        <w:rPr>
          <w:sz w:val="24"/>
          <w:szCs w:val="24"/>
        </w:rPr>
      </w:pPr>
      <w:r>
        <w:rPr>
          <w:sz w:val="24"/>
          <w:szCs w:val="24"/>
        </w:rPr>
        <w:t>B)</w:t>
      </w:r>
      <w:r>
        <w:rPr>
          <w:sz w:val="24"/>
          <w:szCs w:val="24"/>
        </w:rPr>
        <w:tab/>
        <w:t>FROM</w:t>
      </w:r>
    </w:p>
    <w:p w14:paraId="10956309" w14:textId="77777777" w:rsidR="00A83BD8" w:rsidRDefault="00000000">
      <w:pPr>
        <w:rPr>
          <w:sz w:val="24"/>
          <w:szCs w:val="24"/>
        </w:rPr>
      </w:pPr>
      <w:r>
        <w:rPr>
          <w:sz w:val="24"/>
          <w:szCs w:val="24"/>
        </w:rPr>
        <w:t>C)</w:t>
      </w:r>
      <w:r>
        <w:rPr>
          <w:sz w:val="24"/>
          <w:szCs w:val="24"/>
        </w:rPr>
        <w:tab/>
      </w:r>
      <w:proofErr w:type="gramStart"/>
      <w:r>
        <w:rPr>
          <w:sz w:val="24"/>
          <w:szCs w:val="24"/>
        </w:rPr>
        <w:t>WHERE</w:t>
      </w:r>
      <w:proofErr w:type="gramEnd"/>
    </w:p>
    <w:p w14:paraId="4E050BE9" w14:textId="77777777" w:rsidR="00A83BD8" w:rsidRDefault="00000000">
      <w:pPr>
        <w:rPr>
          <w:sz w:val="24"/>
          <w:szCs w:val="24"/>
        </w:rPr>
      </w:pPr>
      <w:r>
        <w:rPr>
          <w:sz w:val="24"/>
          <w:szCs w:val="24"/>
        </w:rPr>
        <w:t>D)</w:t>
      </w:r>
      <w:r>
        <w:rPr>
          <w:sz w:val="24"/>
          <w:szCs w:val="24"/>
        </w:rPr>
        <w:tab/>
        <w:t>GROUP BY</w:t>
      </w:r>
    </w:p>
    <w:p w14:paraId="32A6D9F7" w14:textId="77777777" w:rsidR="00A83BD8" w:rsidRDefault="00A83BD8">
      <w:pPr>
        <w:rPr>
          <w:sz w:val="24"/>
          <w:szCs w:val="24"/>
        </w:rPr>
      </w:pPr>
    </w:p>
    <w:p w14:paraId="460496EC" w14:textId="77777777" w:rsidR="00A83BD8" w:rsidRDefault="00000000">
      <w:pPr>
        <w:pStyle w:val="a"/>
        <w:ind w:left="480" w:hanging="480"/>
        <w:rPr>
          <w:sz w:val="24"/>
          <w:szCs w:val="24"/>
        </w:rPr>
      </w:pPr>
      <w:r>
        <w:rPr>
          <w:rFonts w:hint="eastAsia"/>
          <w:sz w:val="24"/>
          <w:szCs w:val="24"/>
        </w:rPr>
        <w:t>SQL</w:t>
      </w:r>
      <w:r>
        <w:rPr>
          <w:rFonts w:hint="eastAsia"/>
          <w:sz w:val="24"/>
          <w:szCs w:val="24"/>
        </w:rPr>
        <w:t>语言集数据查询、数据操作、数据定义和数据控制功能于一体，语句</w:t>
      </w:r>
      <w:r>
        <w:rPr>
          <w:rFonts w:hint="eastAsia"/>
          <w:sz w:val="24"/>
          <w:szCs w:val="24"/>
        </w:rPr>
        <w:t>ALTER TABLE</w:t>
      </w:r>
      <w:r>
        <w:rPr>
          <w:rFonts w:hint="eastAsia"/>
          <w:sz w:val="24"/>
          <w:szCs w:val="24"/>
        </w:rPr>
        <w:t>实现的是下列哪类功能（</w:t>
      </w:r>
      <w:r>
        <w:rPr>
          <w:rFonts w:hint="eastAsia"/>
          <w:sz w:val="24"/>
          <w:szCs w:val="24"/>
        </w:rPr>
        <w:t xml:space="preserve">    </w:t>
      </w:r>
      <w:r>
        <w:rPr>
          <w:rFonts w:hint="eastAsia"/>
          <w:sz w:val="24"/>
          <w:szCs w:val="24"/>
        </w:rPr>
        <w:t>）。</w:t>
      </w:r>
    </w:p>
    <w:p w14:paraId="391EAC6F" w14:textId="77777777" w:rsidR="00A83BD8" w:rsidRDefault="00000000">
      <w:pPr>
        <w:rPr>
          <w:sz w:val="24"/>
          <w:szCs w:val="24"/>
        </w:rPr>
      </w:pPr>
      <w:r>
        <w:rPr>
          <w:rFonts w:hint="eastAsia"/>
          <w:sz w:val="24"/>
          <w:szCs w:val="24"/>
        </w:rPr>
        <w:t>A)</w:t>
      </w:r>
      <w:r>
        <w:rPr>
          <w:rFonts w:hint="eastAsia"/>
          <w:sz w:val="24"/>
          <w:szCs w:val="24"/>
        </w:rPr>
        <w:tab/>
      </w:r>
      <w:r>
        <w:rPr>
          <w:rFonts w:hint="eastAsia"/>
          <w:sz w:val="24"/>
          <w:szCs w:val="24"/>
        </w:rPr>
        <w:t>数据查询</w:t>
      </w:r>
    </w:p>
    <w:p w14:paraId="68C9E9DA" w14:textId="77777777" w:rsidR="00A83BD8" w:rsidRDefault="00000000">
      <w:pPr>
        <w:rPr>
          <w:sz w:val="24"/>
          <w:szCs w:val="24"/>
        </w:rPr>
      </w:pPr>
      <w:r>
        <w:rPr>
          <w:rFonts w:hint="eastAsia"/>
          <w:sz w:val="24"/>
          <w:szCs w:val="24"/>
        </w:rPr>
        <w:t>B)</w:t>
      </w:r>
      <w:r>
        <w:rPr>
          <w:rFonts w:hint="eastAsia"/>
          <w:sz w:val="24"/>
          <w:szCs w:val="24"/>
        </w:rPr>
        <w:tab/>
      </w:r>
      <w:r>
        <w:rPr>
          <w:rFonts w:hint="eastAsia"/>
          <w:sz w:val="24"/>
          <w:szCs w:val="24"/>
        </w:rPr>
        <w:t>数据操纵</w:t>
      </w:r>
    </w:p>
    <w:p w14:paraId="251D2DA2" w14:textId="77777777" w:rsidR="00A83BD8" w:rsidRDefault="00000000">
      <w:pPr>
        <w:rPr>
          <w:b/>
          <w:color w:val="FF0000"/>
          <w:sz w:val="24"/>
          <w:szCs w:val="24"/>
          <w:u w:val="single"/>
        </w:rPr>
      </w:pPr>
      <w:r>
        <w:rPr>
          <w:rFonts w:hint="eastAsia"/>
          <w:b/>
          <w:color w:val="FF0000"/>
          <w:sz w:val="24"/>
          <w:szCs w:val="24"/>
          <w:u w:val="single"/>
        </w:rPr>
        <w:t>C)</w:t>
      </w:r>
      <w:r>
        <w:rPr>
          <w:rFonts w:hint="eastAsia"/>
          <w:b/>
          <w:color w:val="FF0000"/>
          <w:sz w:val="24"/>
          <w:szCs w:val="24"/>
          <w:u w:val="single"/>
        </w:rPr>
        <w:tab/>
      </w:r>
      <w:r>
        <w:rPr>
          <w:rFonts w:hint="eastAsia"/>
          <w:b/>
          <w:color w:val="FF0000"/>
          <w:sz w:val="24"/>
          <w:szCs w:val="24"/>
          <w:u w:val="single"/>
        </w:rPr>
        <w:t>数据定义</w:t>
      </w:r>
    </w:p>
    <w:p w14:paraId="6B6C66BB" w14:textId="77777777" w:rsidR="00A83BD8" w:rsidRDefault="00000000">
      <w:pPr>
        <w:rPr>
          <w:sz w:val="24"/>
          <w:szCs w:val="24"/>
        </w:rPr>
      </w:pPr>
      <w:r>
        <w:rPr>
          <w:rFonts w:hint="eastAsia"/>
          <w:sz w:val="24"/>
          <w:szCs w:val="24"/>
        </w:rPr>
        <w:t>D)</w:t>
      </w:r>
      <w:r>
        <w:rPr>
          <w:rFonts w:hint="eastAsia"/>
          <w:sz w:val="24"/>
          <w:szCs w:val="24"/>
        </w:rPr>
        <w:tab/>
      </w:r>
      <w:r>
        <w:rPr>
          <w:rFonts w:hint="eastAsia"/>
          <w:sz w:val="24"/>
          <w:szCs w:val="24"/>
        </w:rPr>
        <w:t>数据控制</w:t>
      </w:r>
    </w:p>
    <w:p w14:paraId="38AE0DB1" w14:textId="77777777" w:rsidR="00A83BD8" w:rsidRDefault="00A83BD8">
      <w:pPr>
        <w:rPr>
          <w:sz w:val="24"/>
          <w:szCs w:val="24"/>
        </w:rPr>
      </w:pPr>
    </w:p>
    <w:p w14:paraId="08501F96" w14:textId="77777777" w:rsidR="00A83BD8" w:rsidRDefault="00000000">
      <w:pPr>
        <w:pStyle w:val="a"/>
        <w:ind w:left="480" w:hanging="480"/>
        <w:rPr>
          <w:sz w:val="24"/>
          <w:szCs w:val="24"/>
        </w:rPr>
      </w:pPr>
      <w:r>
        <w:rPr>
          <w:rFonts w:hint="eastAsia"/>
          <w:sz w:val="24"/>
          <w:szCs w:val="24"/>
        </w:rPr>
        <w:t>关系代数是以（</w:t>
      </w:r>
      <w:r>
        <w:rPr>
          <w:rFonts w:hint="eastAsia"/>
          <w:sz w:val="24"/>
          <w:szCs w:val="24"/>
        </w:rPr>
        <w:t xml:space="preserve">    </w:t>
      </w:r>
      <w:r>
        <w:rPr>
          <w:rFonts w:hint="eastAsia"/>
          <w:sz w:val="24"/>
          <w:szCs w:val="24"/>
        </w:rPr>
        <w:t>）为基础的运算。</w:t>
      </w:r>
    </w:p>
    <w:p w14:paraId="04D880A2" w14:textId="77777777" w:rsidR="00A83BD8" w:rsidRDefault="00000000">
      <w:pPr>
        <w:rPr>
          <w:sz w:val="24"/>
          <w:szCs w:val="24"/>
        </w:rPr>
      </w:pPr>
      <w:r>
        <w:rPr>
          <w:rFonts w:hint="eastAsia"/>
          <w:sz w:val="24"/>
          <w:szCs w:val="24"/>
        </w:rPr>
        <w:t>A)</w:t>
      </w:r>
      <w:r>
        <w:rPr>
          <w:rFonts w:hint="eastAsia"/>
          <w:sz w:val="24"/>
          <w:szCs w:val="24"/>
        </w:rPr>
        <w:tab/>
      </w:r>
      <w:r>
        <w:rPr>
          <w:rFonts w:hint="eastAsia"/>
          <w:sz w:val="24"/>
          <w:szCs w:val="24"/>
        </w:rPr>
        <w:t>关系运算</w:t>
      </w:r>
    </w:p>
    <w:p w14:paraId="00CB70BE" w14:textId="77777777" w:rsidR="00A83BD8" w:rsidRDefault="00000000">
      <w:pPr>
        <w:rPr>
          <w:sz w:val="24"/>
          <w:szCs w:val="24"/>
        </w:rPr>
      </w:pPr>
      <w:r>
        <w:rPr>
          <w:rFonts w:hint="eastAsia"/>
          <w:sz w:val="24"/>
          <w:szCs w:val="24"/>
        </w:rPr>
        <w:t>B)</w:t>
      </w:r>
      <w:r>
        <w:rPr>
          <w:rFonts w:hint="eastAsia"/>
          <w:sz w:val="24"/>
          <w:szCs w:val="24"/>
        </w:rPr>
        <w:tab/>
      </w:r>
      <w:r>
        <w:rPr>
          <w:rFonts w:hint="eastAsia"/>
          <w:sz w:val="24"/>
          <w:szCs w:val="24"/>
        </w:rPr>
        <w:t>谓词运算</w:t>
      </w:r>
    </w:p>
    <w:p w14:paraId="17B0CABE" w14:textId="77777777" w:rsidR="00A83BD8" w:rsidRDefault="00000000">
      <w:pPr>
        <w:rPr>
          <w:b/>
          <w:color w:val="FF0000"/>
          <w:sz w:val="24"/>
          <w:szCs w:val="24"/>
          <w:u w:val="single"/>
        </w:rPr>
      </w:pPr>
      <w:r>
        <w:rPr>
          <w:rFonts w:hint="eastAsia"/>
          <w:b/>
          <w:color w:val="FF0000"/>
          <w:sz w:val="24"/>
          <w:szCs w:val="24"/>
          <w:u w:val="single"/>
        </w:rPr>
        <w:t>C)</w:t>
      </w:r>
      <w:r>
        <w:rPr>
          <w:rFonts w:hint="eastAsia"/>
          <w:b/>
          <w:color w:val="FF0000"/>
          <w:sz w:val="24"/>
          <w:szCs w:val="24"/>
          <w:u w:val="single"/>
        </w:rPr>
        <w:tab/>
      </w:r>
      <w:r>
        <w:rPr>
          <w:rFonts w:hint="eastAsia"/>
          <w:b/>
          <w:color w:val="FF0000"/>
          <w:sz w:val="24"/>
          <w:szCs w:val="24"/>
          <w:u w:val="single"/>
        </w:rPr>
        <w:t>集合运算</w:t>
      </w:r>
    </w:p>
    <w:p w14:paraId="745EAAD2" w14:textId="77777777" w:rsidR="00A83BD8" w:rsidRDefault="00000000">
      <w:pPr>
        <w:rPr>
          <w:sz w:val="24"/>
          <w:szCs w:val="24"/>
        </w:rPr>
      </w:pPr>
      <w:r>
        <w:rPr>
          <w:rFonts w:hint="eastAsia"/>
          <w:sz w:val="24"/>
          <w:szCs w:val="24"/>
        </w:rPr>
        <w:t>D)</w:t>
      </w:r>
      <w:r>
        <w:rPr>
          <w:rFonts w:hint="eastAsia"/>
          <w:sz w:val="24"/>
          <w:szCs w:val="24"/>
        </w:rPr>
        <w:tab/>
      </w:r>
      <w:r>
        <w:rPr>
          <w:rFonts w:hint="eastAsia"/>
          <w:sz w:val="24"/>
          <w:szCs w:val="24"/>
        </w:rPr>
        <w:t>代数运算</w:t>
      </w:r>
    </w:p>
    <w:p w14:paraId="6ECC30C9" w14:textId="77777777" w:rsidR="00A83BD8" w:rsidRDefault="00A83BD8">
      <w:pPr>
        <w:rPr>
          <w:sz w:val="24"/>
          <w:szCs w:val="24"/>
        </w:rPr>
      </w:pPr>
    </w:p>
    <w:p w14:paraId="2A78863B" w14:textId="77777777" w:rsidR="00A83BD8" w:rsidRDefault="00000000">
      <w:pPr>
        <w:pStyle w:val="a"/>
        <w:ind w:left="480" w:hanging="480"/>
        <w:rPr>
          <w:sz w:val="24"/>
          <w:szCs w:val="24"/>
        </w:rPr>
      </w:pPr>
      <w:r>
        <w:rPr>
          <w:rFonts w:hint="eastAsia"/>
          <w:sz w:val="24"/>
          <w:szCs w:val="24"/>
        </w:rPr>
        <w:t>相关子查询的执行次数（</w:t>
      </w:r>
      <w:r>
        <w:rPr>
          <w:rFonts w:hint="eastAsia"/>
          <w:sz w:val="24"/>
          <w:szCs w:val="24"/>
        </w:rPr>
        <w:t xml:space="preserve">    </w:t>
      </w:r>
      <w:r>
        <w:rPr>
          <w:rFonts w:hint="eastAsia"/>
          <w:sz w:val="24"/>
          <w:szCs w:val="24"/>
        </w:rPr>
        <w:t>）。</w:t>
      </w:r>
    </w:p>
    <w:p w14:paraId="6CC25EF8" w14:textId="77777777" w:rsidR="00A83BD8" w:rsidRDefault="00000000">
      <w:pPr>
        <w:rPr>
          <w:sz w:val="24"/>
          <w:szCs w:val="24"/>
        </w:rPr>
      </w:pPr>
      <w:r>
        <w:rPr>
          <w:rFonts w:hint="eastAsia"/>
          <w:sz w:val="24"/>
          <w:szCs w:val="24"/>
        </w:rPr>
        <w:t>A)</w:t>
      </w:r>
      <w:r>
        <w:rPr>
          <w:rFonts w:hint="eastAsia"/>
          <w:sz w:val="24"/>
          <w:szCs w:val="24"/>
        </w:rPr>
        <w:tab/>
      </w:r>
      <w:r>
        <w:rPr>
          <w:rFonts w:hint="eastAsia"/>
          <w:sz w:val="24"/>
          <w:szCs w:val="24"/>
        </w:rPr>
        <w:t>与子查询表的元组数相等</w:t>
      </w:r>
    </w:p>
    <w:p w14:paraId="77C2529E" w14:textId="77777777" w:rsidR="00A83BD8" w:rsidRDefault="00000000">
      <w:pPr>
        <w:rPr>
          <w:sz w:val="24"/>
          <w:szCs w:val="24"/>
        </w:rPr>
      </w:pPr>
      <w:r>
        <w:rPr>
          <w:rFonts w:hint="eastAsia"/>
          <w:sz w:val="24"/>
          <w:szCs w:val="24"/>
        </w:rPr>
        <w:t>B)</w:t>
      </w:r>
      <w:r>
        <w:rPr>
          <w:rFonts w:hint="eastAsia"/>
          <w:sz w:val="24"/>
          <w:szCs w:val="24"/>
        </w:rPr>
        <w:tab/>
      </w:r>
      <w:r>
        <w:rPr>
          <w:rFonts w:hint="eastAsia"/>
          <w:sz w:val="24"/>
          <w:szCs w:val="24"/>
        </w:rPr>
        <w:t>是由父查询表与子查询表中的相同元组数量决定的</w:t>
      </w:r>
    </w:p>
    <w:p w14:paraId="74E8616B" w14:textId="77777777" w:rsidR="00A83BD8" w:rsidRDefault="00000000">
      <w:pPr>
        <w:rPr>
          <w:sz w:val="24"/>
          <w:szCs w:val="24"/>
        </w:rPr>
      </w:pPr>
      <w:r>
        <w:rPr>
          <w:rFonts w:hint="eastAsia"/>
          <w:sz w:val="24"/>
          <w:szCs w:val="24"/>
        </w:rPr>
        <w:t>C)</w:t>
      </w:r>
      <w:r>
        <w:rPr>
          <w:rFonts w:hint="eastAsia"/>
          <w:sz w:val="24"/>
          <w:szCs w:val="24"/>
        </w:rPr>
        <w:tab/>
      </w:r>
      <w:proofErr w:type="gramStart"/>
      <w:r>
        <w:rPr>
          <w:rFonts w:hint="eastAsia"/>
          <w:sz w:val="24"/>
          <w:szCs w:val="24"/>
        </w:rPr>
        <w:t>跟父查询</w:t>
      </w:r>
      <w:proofErr w:type="gramEnd"/>
      <w:r>
        <w:rPr>
          <w:rFonts w:hint="eastAsia"/>
          <w:sz w:val="24"/>
          <w:szCs w:val="24"/>
        </w:rPr>
        <w:t>表的元组数无关</w:t>
      </w:r>
    </w:p>
    <w:p w14:paraId="11EE46FA" w14:textId="77777777" w:rsidR="00A83BD8" w:rsidRDefault="00000000">
      <w:pPr>
        <w:rPr>
          <w:b/>
          <w:color w:val="FF0000"/>
          <w:sz w:val="24"/>
          <w:szCs w:val="24"/>
          <w:u w:val="single"/>
        </w:rPr>
      </w:pPr>
      <w:r>
        <w:rPr>
          <w:rFonts w:hint="eastAsia"/>
          <w:b/>
          <w:color w:val="FF0000"/>
          <w:sz w:val="24"/>
          <w:szCs w:val="24"/>
          <w:u w:val="single"/>
        </w:rPr>
        <w:t>D)</w:t>
      </w:r>
      <w:r>
        <w:rPr>
          <w:rFonts w:hint="eastAsia"/>
          <w:b/>
          <w:color w:val="FF0000"/>
          <w:sz w:val="24"/>
          <w:szCs w:val="24"/>
          <w:u w:val="single"/>
        </w:rPr>
        <w:tab/>
      </w:r>
      <w:r>
        <w:rPr>
          <w:rFonts w:hint="eastAsia"/>
          <w:b/>
          <w:color w:val="FF0000"/>
          <w:sz w:val="24"/>
          <w:szCs w:val="24"/>
          <w:u w:val="single"/>
        </w:rPr>
        <w:t>是由父查询表的元组数决定的</w:t>
      </w:r>
    </w:p>
    <w:p w14:paraId="7D259718" w14:textId="77777777" w:rsidR="00A83BD8" w:rsidRDefault="00A83BD8">
      <w:pPr>
        <w:rPr>
          <w:color w:val="FF0000"/>
          <w:sz w:val="24"/>
          <w:szCs w:val="24"/>
        </w:rPr>
      </w:pPr>
    </w:p>
    <w:p w14:paraId="26226F5A" w14:textId="77777777" w:rsidR="00A83BD8" w:rsidRDefault="00000000">
      <w:pPr>
        <w:pStyle w:val="a"/>
        <w:ind w:left="480" w:hanging="480"/>
        <w:rPr>
          <w:sz w:val="24"/>
          <w:szCs w:val="24"/>
        </w:rPr>
      </w:pPr>
      <w:r>
        <w:rPr>
          <w:rFonts w:hint="eastAsia"/>
          <w:sz w:val="24"/>
          <w:szCs w:val="24"/>
        </w:rPr>
        <w:lastRenderedPageBreak/>
        <w:t>设有如下关系表：</w:t>
      </w:r>
    </w:p>
    <w:p w14:paraId="12169E73" w14:textId="77777777" w:rsidR="00A83BD8" w:rsidRDefault="00000000">
      <w:pPr>
        <w:rPr>
          <w:sz w:val="24"/>
          <w:szCs w:val="24"/>
        </w:rPr>
      </w:pPr>
      <w:r>
        <w:rPr>
          <w:noProof/>
          <w:sz w:val="24"/>
          <w:szCs w:val="24"/>
        </w:rPr>
        <w:drawing>
          <wp:inline distT="0" distB="0" distL="0" distR="0" wp14:anchorId="765DFBDD" wp14:editId="0E945462">
            <wp:extent cx="2367915" cy="617220"/>
            <wp:effectExtent l="0" t="0" r="0" b="0"/>
            <wp:docPr id="1029" name="图片 19"/>
            <wp:cNvGraphicFramePr/>
            <a:graphic xmlns:a="http://schemas.openxmlformats.org/drawingml/2006/main">
              <a:graphicData uri="http://schemas.openxmlformats.org/drawingml/2006/picture">
                <pic:pic xmlns:pic="http://schemas.openxmlformats.org/drawingml/2006/picture">
                  <pic:nvPicPr>
                    <pic:cNvPr id="1029" name="图片 19"/>
                    <pic:cNvPicPr/>
                  </pic:nvPicPr>
                  <pic:blipFill>
                    <a:blip r:embed="rId8" cstate="print"/>
                    <a:srcRect/>
                    <a:stretch>
                      <a:fillRect/>
                    </a:stretch>
                  </pic:blipFill>
                  <pic:spPr>
                    <a:xfrm>
                      <a:off x="0" y="0"/>
                      <a:ext cx="2368060" cy="617517"/>
                    </a:xfrm>
                    <a:prstGeom prst="rect">
                      <a:avLst/>
                    </a:prstGeom>
                    <a:ln>
                      <a:noFill/>
                    </a:ln>
                  </pic:spPr>
                </pic:pic>
              </a:graphicData>
            </a:graphic>
          </wp:inline>
        </w:drawing>
      </w:r>
    </w:p>
    <w:p w14:paraId="08C95196" w14:textId="77777777" w:rsidR="00A83BD8" w:rsidRDefault="00000000">
      <w:pPr>
        <w:rPr>
          <w:sz w:val="24"/>
          <w:szCs w:val="24"/>
        </w:rPr>
      </w:pPr>
      <w:r>
        <w:rPr>
          <w:rFonts w:hint="eastAsia"/>
          <w:sz w:val="24"/>
          <w:szCs w:val="24"/>
        </w:rPr>
        <w:t>则下列操作中正确的是（</w:t>
      </w:r>
      <w:r>
        <w:rPr>
          <w:rFonts w:hint="eastAsia"/>
          <w:sz w:val="24"/>
          <w:szCs w:val="24"/>
        </w:rPr>
        <w:t xml:space="preserve">    </w:t>
      </w:r>
      <w:r>
        <w:rPr>
          <w:rFonts w:hint="eastAsia"/>
          <w:sz w:val="24"/>
          <w:szCs w:val="24"/>
        </w:rPr>
        <w:t>）。</w:t>
      </w:r>
    </w:p>
    <w:p w14:paraId="2E4B96A0" w14:textId="77777777" w:rsidR="00A83BD8" w:rsidRDefault="00000000">
      <w:pPr>
        <w:rPr>
          <w:b/>
          <w:sz w:val="24"/>
          <w:szCs w:val="24"/>
          <w:u w:val="single"/>
        </w:rPr>
      </w:pPr>
      <w:r>
        <w:rPr>
          <w:rFonts w:hint="eastAsia"/>
          <w:b/>
          <w:color w:val="FF0000"/>
          <w:sz w:val="24"/>
          <w:szCs w:val="24"/>
          <w:u w:val="single"/>
        </w:rPr>
        <w:t>A)</w:t>
      </w:r>
      <w:r>
        <w:rPr>
          <w:rFonts w:hint="eastAsia"/>
          <w:b/>
          <w:color w:val="FF0000"/>
          <w:sz w:val="24"/>
          <w:szCs w:val="24"/>
          <w:u w:val="single"/>
        </w:rPr>
        <w:tab/>
      </w:r>
      <w:bookmarkStart w:id="6" w:name="OLE_LINK1"/>
      <w:bookmarkStart w:id="7" w:name="OLE_LINK2"/>
      <w:bookmarkStart w:id="8" w:name="OLE_LINK3"/>
      <w:bookmarkStart w:id="9" w:name="OLE_LINK4"/>
      <w:r>
        <w:rPr>
          <w:rFonts w:hint="eastAsia"/>
          <w:b/>
          <w:color w:val="FF0000"/>
          <w:sz w:val="24"/>
          <w:szCs w:val="24"/>
          <w:u w:val="single"/>
        </w:rPr>
        <w:t>T=R</w:t>
      </w:r>
      <w:r>
        <w:rPr>
          <w:rFonts w:hint="eastAsia"/>
          <w:b/>
          <w:color w:val="FF0000"/>
          <w:sz w:val="24"/>
          <w:szCs w:val="24"/>
          <w:u w:val="single"/>
        </w:rPr>
        <w:t>∪</w:t>
      </w:r>
      <w:r>
        <w:rPr>
          <w:rFonts w:hint="eastAsia"/>
          <w:b/>
          <w:color w:val="FF0000"/>
          <w:sz w:val="24"/>
          <w:szCs w:val="24"/>
          <w:u w:val="single"/>
        </w:rPr>
        <w:t>S</w:t>
      </w:r>
      <w:bookmarkEnd w:id="6"/>
      <w:bookmarkEnd w:id="7"/>
      <w:bookmarkEnd w:id="8"/>
      <w:bookmarkEnd w:id="9"/>
    </w:p>
    <w:p w14:paraId="24DE3545" w14:textId="77777777" w:rsidR="00A83BD8" w:rsidRDefault="00000000">
      <w:pPr>
        <w:rPr>
          <w:sz w:val="24"/>
          <w:szCs w:val="24"/>
        </w:rPr>
      </w:pPr>
      <w:r>
        <w:rPr>
          <w:rFonts w:hint="eastAsia"/>
          <w:sz w:val="24"/>
          <w:szCs w:val="24"/>
        </w:rPr>
        <w:t>B)</w:t>
      </w:r>
      <w:r>
        <w:rPr>
          <w:rFonts w:hint="eastAsia"/>
          <w:sz w:val="24"/>
          <w:szCs w:val="24"/>
        </w:rPr>
        <w:tab/>
        <w:t>T=R</w:t>
      </w:r>
      <w:r>
        <w:rPr>
          <w:rFonts w:hint="eastAsia"/>
          <w:sz w:val="24"/>
          <w:szCs w:val="24"/>
        </w:rPr>
        <w:t>∩</w:t>
      </w:r>
      <w:r>
        <w:rPr>
          <w:rFonts w:hint="eastAsia"/>
          <w:sz w:val="24"/>
          <w:szCs w:val="24"/>
        </w:rPr>
        <w:t>S</w:t>
      </w:r>
    </w:p>
    <w:p w14:paraId="7BAE53EE" w14:textId="77777777" w:rsidR="00A83BD8" w:rsidRDefault="00000000">
      <w:pPr>
        <w:rPr>
          <w:sz w:val="24"/>
          <w:szCs w:val="24"/>
        </w:rPr>
      </w:pPr>
      <w:r>
        <w:rPr>
          <w:sz w:val="24"/>
          <w:szCs w:val="24"/>
        </w:rPr>
        <w:t>C)</w:t>
      </w:r>
      <w:r>
        <w:rPr>
          <w:sz w:val="24"/>
          <w:szCs w:val="24"/>
        </w:rPr>
        <w:tab/>
        <w:t>T=R×S</w:t>
      </w:r>
    </w:p>
    <w:p w14:paraId="69D6D6AE" w14:textId="77777777" w:rsidR="00A83BD8" w:rsidRDefault="00000000">
      <w:pPr>
        <w:rPr>
          <w:sz w:val="24"/>
          <w:szCs w:val="24"/>
        </w:rPr>
      </w:pPr>
      <w:r>
        <w:rPr>
          <w:sz w:val="24"/>
          <w:szCs w:val="24"/>
        </w:rPr>
        <w:t>D)</w:t>
      </w:r>
      <w:r>
        <w:rPr>
          <w:sz w:val="24"/>
          <w:szCs w:val="24"/>
        </w:rPr>
        <w:tab/>
        <w:t>T=R÷S</w:t>
      </w:r>
    </w:p>
    <w:p w14:paraId="71F6CFE9" w14:textId="77777777" w:rsidR="00A83BD8" w:rsidRDefault="00A83BD8">
      <w:pPr>
        <w:rPr>
          <w:sz w:val="24"/>
          <w:szCs w:val="24"/>
        </w:rPr>
      </w:pPr>
    </w:p>
    <w:p w14:paraId="249323C5" w14:textId="77777777" w:rsidR="00A83BD8" w:rsidRDefault="00000000">
      <w:pPr>
        <w:pStyle w:val="a"/>
        <w:ind w:left="480" w:hanging="480"/>
        <w:rPr>
          <w:sz w:val="24"/>
          <w:szCs w:val="24"/>
          <w:u w:val="single"/>
        </w:rPr>
      </w:pPr>
      <w:r>
        <w:rPr>
          <w:rFonts w:hint="eastAsia"/>
          <w:sz w:val="24"/>
          <w:szCs w:val="24"/>
        </w:rPr>
        <w:t>数</w:t>
      </w:r>
      <w:bookmarkStart w:id="10" w:name="OLE_LINK5"/>
      <w:bookmarkStart w:id="11" w:name="OLE_LINK6"/>
      <w:r>
        <w:rPr>
          <w:rFonts w:hint="eastAsia"/>
          <w:sz w:val="24"/>
          <w:szCs w:val="24"/>
        </w:rPr>
        <w:t>据库（</w:t>
      </w:r>
      <w:r>
        <w:rPr>
          <w:rFonts w:hint="eastAsia"/>
          <w:sz w:val="24"/>
          <w:szCs w:val="24"/>
        </w:rPr>
        <w:t>DB</w:t>
      </w:r>
      <w:r>
        <w:rPr>
          <w:rFonts w:hint="eastAsia"/>
          <w:sz w:val="24"/>
          <w:szCs w:val="24"/>
        </w:rPr>
        <w:t>）、数据库系统（</w:t>
      </w:r>
      <w:r>
        <w:rPr>
          <w:rFonts w:hint="eastAsia"/>
          <w:sz w:val="24"/>
          <w:szCs w:val="24"/>
        </w:rPr>
        <w:t>DBS</w:t>
      </w:r>
      <w:r>
        <w:rPr>
          <w:rFonts w:hint="eastAsia"/>
          <w:sz w:val="24"/>
          <w:szCs w:val="24"/>
        </w:rPr>
        <w:t>）及数据库管理系统（</w:t>
      </w:r>
      <w:r>
        <w:rPr>
          <w:rFonts w:hint="eastAsia"/>
          <w:sz w:val="24"/>
          <w:szCs w:val="24"/>
        </w:rPr>
        <w:t>DBMS</w:t>
      </w:r>
      <w:r>
        <w:rPr>
          <w:rFonts w:hint="eastAsia"/>
          <w:sz w:val="24"/>
          <w:szCs w:val="24"/>
        </w:rPr>
        <w:t>）三者之间的关系是（</w:t>
      </w:r>
      <w:r>
        <w:rPr>
          <w:rFonts w:hint="eastAsia"/>
          <w:sz w:val="24"/>
          <w:szCs w:val="24"/>
        </w:rPr>
        <w:t xml:space="preserve">    </w:t>
      </w:r>
      <w:r>
        <w:rPr>
          <w:rFonts w:hint="eastAsia"/>
          <w:sz w:val="24"/>
          <w:szCs w:val="24"/>
        </w:rPr>
        <w:t>）</w:t>
      </w:r>
      <w:bookmarkEnd w:id="10"/>
      <w:bookmarkEnd w:id="11"/>
      <w:r>
        <w:rPr>
          <w:rFonts w:hint="eastAsia"/>
          <w:sz w:val="24"/>
          <w:szCs w:val="24"/>
        </w:rPr>
        <w:t>。</w:t>
      </w:r>
    </w:p>
    <w:p w14:paraId="3BCFF570" w14:textId="77777777" w:rsidR="00A83BD8" w:rsidRDefault="00000000">
      <w:pPr>
        <w:rPr>
          <w:b/>
          <w:color w:val="FF0000"/>
          <w:sz w:val="24"/>
          <w:szCs w:val="24"/>
          <w:u w:val="single"/>
        </w:rPr>
      </w:pPr>
      <w:r>
        <w:rPr>
          <w:rFonts w:hint="eastAsia"/>
          <w:b/>
          <w:color w:val="FF0000"/>
          <w:sz w:val="24"/>
          <w:szCs w:val="24"/>
          <w:u w:val="single"/>
        </w:rPr>
        <w:t>A)</w:t>
      </w:r>
      <w:r>
        <w:rPr>
          <w:rFonts w:hint="eastAsia"/>
          <w:b/>
          <w:color w:val="FF0000"/>
          <w:sz w:val="24"/>
          <w:szCs w:val="24"/>
          <w:u w:val="single"/>
        </w:rPr>
        <w:tab/>
        <w:t>DBS</w:t>
      </w:r>
      <w:r>
        <w:rPr>
          <w:rFonts w:hint="eastAsia"/>
          <w:b/>
          <w:color w:val="FF0000"/>
          <w:sz w:val="24"/>
          <w:szCs w:val="24"/>
          <w:u w:val="single"/>
        </w:rPr>
        <w:t>包含</w:t>
      </w:r>
      <w:r>
        <w:rPr>
          <w:rFonts w:hint="eastAsia"/>
          <w:b/>
          <w:color w:val="FF0000"/>
          <w:sz w:val="24"/>
          <w:szCs w:val="24"/>
          <w:u w:val="single"/>
        </w:rPr>
        <w:t>DB</w:t>
      </w:r>
      <w:r>
        <w:rPr>
          <w:rFonts w:hint="eastAsia"/>
          <w:b/>
          <w:color w:val="FF0000"/>
          <w:sz w:val="24"/>
          <w:szCs w:val="24"/>
          <w:u w:val="single"/>
        </w:rPr>
        <w:t>和</w:t>
      </w:r>
      <w:r>
        <w:rPr>
          <w:rFonts w:hint="eastAsia"/>
          <w:b/>
          <w:color w:val="FF0000"/>
          <w:sz w:val="24"/>
          <w:szCs w:val="24"/>
          <w:u w:val="single"/>
        </w:rPr>
        <w:t>DBMS</w:t>
      </w:r>
    </w:p>
    <w:p w14:paraId="34079E5C" w14:textId="77777777" w:rsidR="00A83BD8" w:rsidRDefault="00000000">
      <w:pPr>
        <w:rPr>
          <w:sz w:val="24"/>
          <w:szCs w:val="24"/>
        </w:rPr>
      </w:pPr>
      <w:r>
        <w:rPr>
          <w:rFonts w:hint="eastAsia"/>
          <w:sz w:val="24"/>
          <w:szCs w:val="24"/>
        </w:rPr>
        <w:t>B)</w:t>
      </w:r>
      <w:r>
        <w:rPr>
          <w:rFonts w:hint="eastAsia"/>
          <w:sz w:val="24"/>
          <w:szCs w:val="24"/>
        </w:rPr>
        <w:tab/>
        <w:t>DBMS</w:t>
      </w:r>
      <w:r>
        <w:rPr>
          <w:rFonts w:hint="eastAsia"/>
          <w:sz w:val="24"/>
          <w:szCs w:val="24"/>
        </w:rPr>
        <w:t>包含</w:t>
      </w:r>
      <w:r>
        <w:rPr>
          <w:rFonts w:hint="eastAsia"/>
          <w:sz w:val="24"/>
          <w:szCs w:val="24"/>
        </w:rPr>
        <w:t>DB</w:t>
      </w:r>
      <w:r>
        <w:rPr>
          <w:rFonts w:hint="eastAsia"/>
          <w:sz w:val="24"/>
          <w:szCs w:val="24"/>
        </w:rPr>
        <w:t>和</w:t>
      </w:r>
      <w:r>
        <w:rPr>
          <w:rFonts w:hint="eastAsia"/>
          <w:sz w:val="24"/>
          <w:szCs w:val="24"/>
        </w:rPr>
        <w:t>DBS</w:t>
      </w:r>
    </w:p>
    <w:p w14:paraId="2352ECA4" w14:textId="77777777" w:rsidR="00A83BD8" w:rsidRDefault="00000000">
      <w:pPr>
        <w:rPr>
          <w:sz w:val="24"/>
          <w:szCs w:val="24"/>
        </w:rPr>
      </w:pPr>
      <w:r>
        <w:rPr>
          <w:rFonts w:hint="eastAsia"/>
          <w:sz w:val="24"/>
          <w:szCs w:val="24"/>
        </w:rPr>
        <w:t>C)</w:t>
      </w:r>
      <w:r>
        <w:rPr>
          <w:rFonts w:hint="eastAsia"/>
          <w:sz w:val="24"/>
          <w:szCs w:val="24"/>
        </w:rPr>
        <w:tab/>
        <w:t>DB</w:t>
      </w:r>
      <w:r>
        <w:rPr>
          <w:rFonts w:hint="eastAsia"/>
          <w:sz w:val="24"/>
          <w:szCs w:val="24"/>
        </w:rPr>
        <w:t>包含</w:t>
      </w:r>
      <w:r>
        <w:rPr>
          <w:rFonts w:hint="eastAsia"/>
          <w:sz w:val="24"/>
          <w:szCs w:val="24"/>
        </w:rPr>
        <w:t>DBS</w:t>
      </w:r>
      <w:r>
        <w:rPr>
          <w:rFonts w:hint="eastAsia"/>
          <w:sz w:val="24"/>
          <w:szCs w:val="24"/>
        </w:rPr>
        <w:t>和</w:t>
      </w:r>
      <w:r>
        <w:rPr>
          <w:rFonts w:hint="eastAsia"/>
          <w:sz w:val="24"/>
          <w:szCs w:val="24"/>
        </w:rPr>
        <w:t>DBMS</w:t>
      </w:r>
    </w:p>
    <w:p w14:paraId="3F4D126A" w14:textId="77777777" w:rsidR="00A83BD8" w:rsidRDefault="00000000">
      <w:pPr>
        <w:rPr>
          <w:sz w:val="24"/>
          <w:szCs w:val="24"/>
        </w:rPr>
      </w:pPr>
      <w:r>
        <w:rPr>
          <w:rFonts w:hint="eastAsia"/>
          <w:sz w:val="24"/>
          <w:szCs w:val="24"/>
        </w:rPr>
        <w:t>D)</w:t>
      </w:r>
      <w:r>
        <w:rPr>
          <w:rFonts w:hint="eastAsia"/>
          <w:sz w:val="24"/>
          <w:szCs w:val="24"/>
        </w:rPr>
        <w:tab/>
        <w:t>DBS</w:t>
      </w:r>
      <w:r>
        <w:rPr>
          <w:rFonts w:hint="eastAsia"/>
          <w:sz w:val="24"/>
          <w:szCs w:val="24"/>
        </w:rPr>
        <w:t>就是</w:t>
      </w:r>
      <w:r>
        <w:rPr>
          <w:rFonts w:hint="eastAsia"/>
          <w:sz w:val="24"/>
          <w:szCs w:val="24"/>
        </w:rPr>
        <w:t>DB</w:t>
      </w:r>
      <w:r>
        <w:rPr>
          <w:rFonts w:hint="eastAsia"/>
          <w:sz w:val="24"/>
          <w:szCs w:val="24"/>
        </w:rPr>
        <w:t>，也就是</w:t>
      </w:r>
      <w:r>
        <w:rPr>
          <w:rFonts w:hint="eastAsia"/>
          <w:sz w:val="24"/>
          <w:szCs w:val="24"/>
        </w:rPr>
        <w:t>DBMS</w:t>
      </w:r>
    </w:p>
    <w:p w14:paraId="0AC84740" w14:textId="77777777" w:rsidR="00A83BD8" w:rsidRDefault="00A83BD8">
      <w:pPr>
        <w:rPr>
          <w:sz w:val="24"/>
          <w:szCs w:val="24"/>
        </w:rPr>
      </w:pPr>
    </w:p>
    <w:p w14:paraId="40621474" w14:textId="77777777" w:rsidR="00A83BD8" w:rsidRDefault="00000000">
      <w:pPr>
        <w:pStyle w:val="a"/>
        <w:ind w:left="480" w:hanging="480"/>
        <w:rPr>
          <w:sz w:val="24"/>
          <w:szCs w:val="24"/>
        </w:rPr>
      </w:pPr>
      <w:r>
        <w:rPr>
          <w:rFonts w:hint="eastAsia"/>
          <w:sz w:val="24"/>
          <w:szCs w:val="24"/>
        </w:rPr>
        <w:t>传统的集合</w:t>
      </w:r>
      <w:proofErr w:type="gramStart"/>
      <w:r>
        <w:rPr>
          <w:rFonts w:hint="eastAsia"/>
          <w:sz w:val="24"/>
          <w:szCs w:val="24"/>
        </w:rPr>
        <w:t>并差交运算</w:t>
      </w:r>
      <w:proofErr w:type="gramEnd"/>
      <w:r>
        <w:rPr>
          <w:rFonts w:hint="eastAsia"/>
          <w:sz w:val="24"/>
          <w:szCs w:val="24"/>
        </w:rPr>
        <w:t>施加于两个关系时，这两个关系应该是（</w:t>
      </w:r>
      <w:r>
        <w:rPr>
          <w:rFonts w:hint="eastAsia"/>
          <w:sz w:val="24"/>
          <w:szCs w:val="24"/>
        </w:rPr>
        <w:t xml:space="preserve">    </w:t>
      </w:r>
      <w:r>
        <w:rPr>
          <w:rFonts w:hint="eastAsia"/>
          <w:sz w:val="24"/>
          <w:szCs w:val="24"/>
        </w:rPr>
        <w:t>）的。</w:t>
      </w:r>
    </w:p>
    <w:p w14:paraId="0DB77472" w14:textId="77777777" w:rsidR="00A83BD8" w:rsidRDefault="00000000">
      <w:pPr>
        <w:rPr>
          <w:b/>
          <w:color w:val="FF0000"/>
          <w:sz w:val="24"/>
          <w:szCs w:val="24"/>
          <w:u w:val="single"/>
        </w:rPr>
      </w:pPr>
      <w:r>
        <w:rPr>
          <w:rFonts w:hint="eastAsia"/>
          <w:b/>
          <w:color w:val="FF0000"/>
          <w:sz w:val="24"/>
          <w:szCs w:val="24"/>
          <w:u w:val="single"/>
        </w:rPr>
        <w:t>A)</w:t>
      </w:r>
      <w:r>
        <w:rPr>
          <w:rFonts w:hint="eastAsia"/>
          <w:b/>
          <w:color w:val="FF0000"/>
          <w:sz w:val="24"/>
          <w:szCs w:val="24"/>
          <w:u w:val="single"/>
        </w:rPr>
        <w:tab/>
      </w:r>
      <w:r>
        <w:rPr>
          <w:rFonts w:hint="eastAsia"/>
          <w:b/>
          <w:color w:val="FF0000"/>
          <w:sz w:val="24"/>
          <w:szCs w:val="24"/>
          <w:u w:val="single"/>
        </w:rPr>
        <w:t>相容</w:t>
      </w:r>
    </w:p>
    <w:p w14:paraId="51FAE5C5" w14:textId="77777777" w:rsidR="00A83BD8" w:rsidRDefault="00000000">
      <w:pPr>
        <w:rPr>
          <w:sz w:val="24"/>
          <w:szCs w:val="24"/>
        </w:rPr>
      </w:pPr>
      <w:r>
        <w:rPr>
          <w:rFonts w:hint="eastAsia"/>
          <w:sz w:val="24"/>
          <w:szCs w:val="24"/>
        </w:rPr>
        <w:t>B)</w:t>
      </w:r>
      <w:r>
        <w:rPr>
          <w:rFonts w:hint="eastAsia"/>
          <w:sz w:val="24"/>
          <w:szCs w:val="24"/>
        </w:rPr>
        <w:tab/>
      </w:r>
      <w:r>
        <w:rPr>
          <w:rFonts w:hint="eastAsia"/>
          <w:sz w:val="24"/>
          <w:szCs w:val="24"/>
        </w:rPr>
        <w:t>相等</w:t>
      </w:r>
    </w:p>
    <w:p w14:paraId="214DA4CA" w14:textId="77777777" w:rsidR="00A83BD8" w:rsidRDefault="00000000">
      <w:pPr>
        <w:rPr>
          <w:sz w:val="24"/>
          <w:szCs w:val="24"/>
        </w:rPr>
      </w:pPr>
      <w:r>
        <w:rPr>
          <w:rFonts w:hint="eastAsia"/>
          <w:sz w:val="24"/>
          <w:szCs w:val="24"/>
        </w:rPr>
        <w:t>C)</w:t>
      </w:r>
      <w:r>
        <w:rPr>
          <w:rFonts w:hint="eastAsia"/>
          <w:sz w:val="24"/>
          <w:szCs w:val="24"/>
        </w:rPr>
        <w:tab/>
      </w:r>
      <w:r>
        <w:rPr>
          <w:rFonts w:hint="eastAsia"/>
          <w:sz w:val="24"/>
          <w:szCs w:val="24"/>
        </w:rPr>
        <w:t>相似</w:t>
      </w:r>
    </w:p>
    <w:p w14:paraId="3AB79447" w14:textId="77777777" w:rsidR="00A83BD8" w:rsidRDefault="00A83BD8">
      <w:pPr>
        <w:rPr>
          <w:sz w:val="24"/>
          <w:szCs w:val="24"/>
        </w:rPr>
      </w:pPr>
    </w:p>
    <w:p w14:paraId="2FC038CB" w14:textId="77777777" w:rsidR="00A83BD8" w:rsidRDefault="00000000">
      <w:pPr>
        <w:pStyle w:val="a"/>
        <w:ind w:left="480" w:hanging="480"/>
        <w:rPr>
          <w:sz w:val="24"/>
          <w:szCs w:val="24"/>
        </w:rPr>
      </w:pPr>
      <w:r>
        <w:rPr>
          <w:rFonts w:hint="eastAsia"/>
          <w:sz w:val="24"/>
          <w:szCs w:val="24"/>
        </w:rPr>
        <w:t>设有如下关系表：</w:t>
      </w:r>
    </w:p>
    <w:p w14:paraId="7C4F84C8" w14:textId="77777777" w:rsidR="00A83BD8" w:rsidRDefault="00000000">
      <w:pPr>
        <w:rPr>
          <w:sz w:val="24"/>
          <w:szCs w:val="24"/>
        </w:rPr>
      </w:pPr>
      <w:r>
        <w:rPr>
          <w:noProof/>
          <w:sz w:val="24"/>
          <w:szCs w:val="24"/>
        </w:rPr>
        <w:drawing>
          <wp:inline distT="0" distB="0" distL="0" distR="0" wp14:anchorId="6B75FA42" wp14:editId="280E9AD5">
            <wp:extent cx="2612390" cy="561340"/>
            <wp:effectExtent l="0" t="0" r="0" b="0"/>
            <wp:docPr id="1030" name="图片 20"/>
            <wp:cNvGraphicFramePr/>
            <a:graphic xmlns:a="http://schemas.openxmlformats.org/drawingml/2006/main">
              <a:graphicData uri="http://schemas.openxmlformats.org/drawingml/2006/picture">
                <pic:pic xmlns:pic="http://schemas.openxmlformats.org/drawingml/2006/picture">
                  <pic:nvPicPr>
                    <pic:cNvPr id="1030" name="图片 20"/>
                    <pic:cNvPicPr/>
                  </pic:nvPicPr>
                  <pic:blipFill>
                    <a:blip r:embed="rId9" cstate="print"/>
                    <a:srcRect/>
                    <a:stretch>
                      <a:fillRect/>
                    </a:stretch>
                  </pic:blipFill>
                  <pic:spPr>
                    <a:xfrm>
                      <a:off x="0" y="0"/>
                      <a:ext cx="2612571" cy="561688"/>
                    </a:xfrm>
                    <a:prstGeom prst="rect">
                      <a:avLst/>
                    </a:prstGeom>
                    <a:ln>
                      <a:noFill/>
                    </a:ln>
                  </pic:spPr>
                </pic:pic>
              </a:graphicData>
            </a:graphic>
          </wp:inline>
        </w:drawing>
      </w:r>
    </w:p>
    <w:p w14:paraId="11A5DFF9" w14:textId="77777777" w:rsidR="00A83BD8" w:rsidRDefault="00000000">
      <w:pPr>
        <w:rPr>
          <w:sz w:val="24"/>
          <w:szCs w:val="24"/>
        </w:rPr>
      </w:pPr>
      <w:r>
        <w:rPr>
          <w:rFonts w:hint="eastAsia"/>
          <w:sz w:val="24"/>
          <w:szCs w:val="24"/>
        </w:rPr>
        <w:t>则下列操作中正确的是（</w:t>
      </w:r>
      <w:r>
        <w:rPr>
          <w:rFonts w:hint="eastAsia"/>
          <w:sz w:val="24"/>
          <w:szCs w:val="24"/>
        </w:rPr>
        <w:t xml:space="preserve">    </w:t>
      </w:r>
      <w:r>
        <w:rPr>
          <w:rFonts w:hint="eastAsia"/>
          <w:sz w:val="24"/>
          <w:szCs w:val="24"/>
        </w:rPr>
        <w:t>）。</w:t>
      </w:r>
    </w:p>
    <w:p w14:paraId="238E1BEA" w14:textId="77777777" w:rsidR="00A83BD8" w:rsidRDefault="00000000">
      <w:pPr>
        <w:rPr>
          <w:sz w:val="24"/>
          <w:szCs w:val="24"/>
        </w:rPr>
      </w:pPr>
      <w:r>
        <w:rPr>
          <w:rFonts w:hint="eastAsia"/>
          <w:sz w:val="24"/>
          <w:szCs w:val="24"/>
        </w:rPr>
        <w:t>A)</w:t>
      </w:r>
      <w:r>
        <w:rPr>
          <w:rFonts w:hint="eastAsia"/>
          <w:sz w:val="24"/>
          <w:szCs w:val="24"/>
        </w:rPr>
        <w:tab/>
        <w:t>T=R</w:t>
      </w:r>
      <w:r>
        <w:rPr>
          <w:rFonts w:hint="eastAsia"/>
          <w:sz w:val="24"/>
          <w:szCs w:val="24"/>
        </w:rPr>
        <w:t>∪</w:t>
      </w:r>
      <w:r>
        <w:rPr>
          <w:rFonts w:hint="eastAsia"/>
          <w:sz w:val="24"/>
          <w:szCs w:val="24"/>
        </w:rPr>
        <w:t>S</w:t>
      </w:r>
    </w:p>
    <w:p w14:paraId="1DD1AC4A" w14:textId="77777777" w:rsidR="00A83BD8" w:rsidRDefault="00000000">
      <w:pPr>
        <w:rPr>
          <w:b/>
          <w:color w:val="FF0000"/>
          <w:sz w:val="24"/>
          <w:szCs w:val="24"/>
          <w:u w:val="single"/>
        </w:rPr>
      </w:pPr>
      <w:r>
        <w:rPr>
          <w:rFonts w:hint="eastAsia"/>
          <w:b/>
          <w:color w:val="FF0000"/>
          <w:sz w:val="24"/>
          <w:szCs w:val="24"/>
          <w:u w:val="single"/>
        </w:rPr>
        <w:t>B)</w:t>
      </w:r>
      <w:r>
        <w:rPr>
          <w:rFonts w:hint="eastAsia"/>
          <w:b/>
          <w:color w:val="FF0000"/>
          <w:sz w:val="24"/>
          <w:szCs w:val="24"/>
          <w:u w:val="single"/>
        </w:rPr>
        <w:tab/>
        <w:t>T=R</w:t>
      </w:r>
      <w:r>
        <w:rPr>
          <w:rFonts w:hint="eastAsia"/>
          <w:b/>
          <w:color w:val="FF0000"/>
          <w:sz w:val="24"/>
          <w:szCs w:val="24"/>
          <w:u w:val="single"/>
        </w:rPr>
        <w:t>∩</w:t>
      </w:r>
      <w:r>
        <w:rPr>
          <w:rFonts w:hint="eastAsia"/>
          <w:b/>
          <w:color w:val="FF0000"/>
          <w:sz w:val="24"/>
          <w:szCs w:val="24"/>
          <w:u w:val="single"/>
        </w:rPr>
        <w:t>S</w:t>
      </w:r>
    </w:p>
    <w:p w14:paraId="0FCB42EA" w14:textId="77777777" w:rsidR="00A83BD8" w:rsidRDefault="00000000">
      <w:pPr>
        <w:rPr>
          <w:sz w:val="24"/>
          <w:szCs w:val="24"/>
        </w:rPr>
      </w:pPr>
      <w:r>
        <w:rPr>
          <w:sz w:val="24"/>
          <w:szCs w:val="24"/>
        </w:rPr>
        <w:t>C)</w:t>
      </w:r>
      <w:r>
        <w:rPr>
          <w:sz w:val="24"/>
          <w:szCs w:val="24"/>
        </w:rPr>
        <w:tab/>
        <w:t>T=R×S</w:t>
      </w:r>
    </w:p>
    <w:p w14:paraId="03D2CF0C" w14:textId="77777777" w:rsidR="00A83BD8" w:rsidRDefault="00000000">
      <w:pPr>
        <w:rPr>
          <w:sz w:val="24"/>
          <w:szCs w:val="24"/>
        </w:rPr>
      </w:pPr>
      <w:r>
        <w:rPr>
          <w:sz w:val="24"/>
          <w:szCs w:val="24"/>
        </w:rPr>
        <w:t>D)</w:t>
      </w:r>
      <w:r>
        <w:rPr>
          <w:sz w:val="24"/>
          <w:szCs w:val="24"/>
        </w:rPr>
        <w:tab/>
        <w:t>T=R÷S</w:t>
      </w:r>
    </w:p>
    <w:p w14:paraId="495DB023" w14:textId="77777777" w:rsidR="00A83BD8" w:rsidRDefault="00A83BD8">
      <w:pPr>
        <w:rPr>
          <w:sz w:val="24"/>
          <w:szCs w:val="24"/>
        </w:rPr>
      </w:pPr>
    </w:p>
    <w:p w14:paraId="2A3B1212" w14:textId="77777777" w:rsidR="00A83BD8" w:rsidRDefault="00000000">
      <w:pPr>
        <w:pStyle w:val="a"/>
        <w:ind w:left="480" w:hanging="480"/>
        <w:rPr>
          <w:sz w:val="24"/>
          <w:szCs w:val="24"/>
        </w:rPr>
      </w:pPr>
      <w:r>
        <w:rPr>
          <w:rFonts w:hint="eastAsia"/>
          <w:sz w:val="24"/>
          <w:szCs w:val="24"/>
        </w:rPr>
        <w:t>在</w:t>
      </w:r>
      <w:bookmarkStart w:id="12" w:name="OLE_LINK7"/>
      <w:bookmarkStart w:id="13" w:name="OLE_LINK8"/>
      <w:r>
        <w:rPr>
          <w:rFonts w:hint="eastAsia"/>
          <w:sz w:val="24"/>
          <w:szCs w:val="24"/>
        </w:rPr>
        <w:t>SQL</w:t>
      </w:r>
      <w:r>
        <w:rPr>
          <w:rFonts w:hint="eastAsia"/>
          <w:sz w:val="24"/>
          <w:szCs w:val="24"/>
        </w:rPr>
        <w:t>中，视图对应于三级模式结构中的</w:t>
      </w:r>
      <w:bookmarkEnd w:id="12"/>
      <w:bookmarkEnd w:id="13"/>
      <w:r>
        <w:rPr>
          <w:rFonts w:hint="eastAsia"/>
          <w:sz w:val="24"/>
          <w:szCs w:val="24"/>
        </w:rPr>
        <w:t>（</w:t>
      </w:r>
      <w:r>
        <w:rPr>
          <w:rFonts w:hint="eastAsia"/>
          <w:sz w:val="24"/>
          <w:szCs w:val="24"/>
        </w:rPr>
        <w:t xml:space="preserve">    </w:t>
      </w:r>
      <w:r>
        <w:rPr>
          <w:rFonts w:hint="eastAsia"/>
          <w:sz w:val="24"/>
          <w:szCs w:val="24"/>
        </w:rPr>
        <w:t>）。</w:t>
      </w:r>
    </w:p>
    <w:p w14:paraId="373110D6" w14:textId="77777777" w:rsidR="00A83BD8" w:rsidRDefault="00000000">
      <w:pPr>
        <w:rPr>
          <w:b/>
          <w:color w:val="FF0000"/>
          <w:sz w:val="24"/>
          <w:szCs w:val="24"/>
          <w:u w:val="single"/>
        </w:rPr>
      </w:pPr>
      <w:r>
        <w:rPr>
          <w:rFonts w:hint="eastAsia"/>
          <w:b/>
          <w:color w:val="FF0000"/>
          <w:sz w:val="24"/>
          <w:szCs w:val="24"/>
          <w:u w:val="single"/>
        </w:rPr>
        <w:t>A)</w:t>
      </w:r>
      <w:r>
        <w:rPr>
          <w:rFonts w:hint="eastAsia"/>
          <w:b/>
          <w:color w:val="FF0000"/>
          <w:sz w:val="24"/>
          <w:szCs w:val="24"/>
          <w:u w:val="single"/>
        </w:rPr>
        <w:tab/>
      </w:r>
      <w:r>
        <w:rPr>
          <w:rFonts w:hint="eastAsia"/>
          <w:b/>
          <w:color w:val="FF0000"/>
          <w:sz w:val="24"/>
          <w:szCs w:val="24"/>
          <w:u w:val="single"/>
        </w:rPr>
        <w:t>外模式</w:t>
      </w:r>
    </w:p>
    <w:p w14:paraId="705FA27A" w14:textId="77777777" w:rsidR="00A83BD8" w:rsidRDefault="00000000">
      <w:pPr>
        <w:rPr>
          <w:sz w:val="24"/>
          <w:szCs w:val="24"/>
        </w:rPr>
      </w:pPr>
      <w:r>
        <w:rPr>
          <w:rFonts w:hint="eastAsia"/>
          <w:sz w:val="24"/>
          <w:szCs w:val="24"/>
        </w:rPr>
        <w:t>B)</w:t>
      </w:r>
      <w:r>
        <w:rPr>
          <w:rFonts w:hint="eastAsia"/>
          <w:sz w:val="24"/>
          <w:szCs w:val="24"/>
        </w:rPr>
        <w:tab/>
      </w:r>
      <w:r>
        <w:rPr>
          <w:rFonts w:hint="eastAsia"/>
          <w:sz w:val="24"/>
          <w:szCs w:val="24"/>
        </w:rPr>
        <w:t>模式</w:t>
      </w:r>
    </w:p>
    <w:p w14:paraId="1FE92021" w14:textId="77777777" w:rsidR="00A83BD8" w:rsidRDefault="00000000">
      <w:pPr>
        <w:rPr>
          <w:sz w:val="24"/>
          <w:szCs w:val="24"/>
        </w:rPr>
      </w:pPr>
      <w:r>
        <w:rPr>
          <w:rFonts w:hint="eastAsia"/>
          <w:sz w:val="24"/>
          <w:szCs w:val="24"/>
        </w:rPr>
        <w:t>C)</w:t>
      </w:r>
      <w:r>
        <w:rPr>
          <w:rFonts w:hint="eastAsia"/>
          <w:sz w:val="24"/>
          <w:szCs w:val="24"/>
        </w:rPr>
        <w:tab/>
      </w:r>
      <w:r>
        <w:rPr>
          <w:rFonts w:hint="eastAsia"/>
          <w:sz w:val="24"/>
          <w:szCs w:val="24"/>
        </w:rPr>
        <w:t>内模式</w:t>
      </w:r>
    </w:p>
    <w:p w14:paraId="4D824490" w14:textId="77777777" w:rsidR="00A83BD8" w:rsidRDefault="00A83BD8">
      <w:pPr>
        <w:rPr>
          <w:sz w:val="24"/>
          <w:szCs w:val="24"/>
        </w:rPr>
      </w:pPr>
    </w:p>
    <w:p w14:paraId="198D3975" w14:textId="77777777" w:rsidR="00A83BD8" w:rsidRDefault="00000000">
      <w:pPr>
        <w:pStyle w:val="a"/>
        <w:ind w:left="480" w:hanging="480"/>
        <w:rPr>
          <w:sz w:val="24"/>
          <w:szCs w:val="24"/>
        </w:rPr>
      </w:pPr>
      <w:r>
        <w:rPr>
          <w:rFonts w:hint="eastAsia"/>
          <w:sz w:val="24"/>
          <w:szCs w:val="24"/>
        </w:rPr>
        <w:t>索引属于（</w:t>
      </w:r>
      <w:r>
        <w:rPr>
          <w:rFonts w:hint="eastAsia"/>
          <w:sz w:val="24"/>
          <w:szCs w:val="24"/>
        </w:rPr>
        <w:t xml:space="preserve">    </w:t>
      </w:r>
      <w:r>
        <w:rPr>
          <w:rFonts w:hint="eastAsia"/>
          <w:sz w:val="24"/>
          <w:szCs w:val="24"/>
        </w:rPr>
        <w:t>）。</w:t>
      </w:r>
    </w:p>
    <w:p w14:paraId="59E1FB9E" w14:textId="77777777" w:rsidR="00A83BD8" w:rsidRDefault="00000000">
      <w:pPr>
        <w:rPr>
          <w:sz w:val="24"/>
          <w:szCs w:val="24"/>
        </w:rPr>
      </w:pPr>
      <w:r>
        <w:rPr>
          <w:rFonts w:hint="eastAsia"/>
          <w:sz w:val="24"/>
          <w:szCs w:val="24"/>
        </w:rPr>
        <w:t>A)</w:t>
      </w:r>
      <w:r>
        <w:rPr>
          <w:rFonts w:hint="eastAsia"/>
          <w:sz w:val="24"/>
          <w:szCs w:val="24"/>
        </w:rPr>
        <w:tab/>
      </w:r>
      <w:r>
        <w:rPr>
          <w:rFonts w:hint="eastAsia"/>
          <w:sz w:val="24"/>
          <w:szCs w:val="24"/>
        </w:rPr>
        <w:t>模式</w:t>
      </w:r>
    </w:p>
    <w:p w14:paraId="4D7ECC7E" w14:textId="77777777" w:rsidR="00A83BD8" w:rsidRDefault="00000000">
      <w:pPr>
        <w:rPr>
          <w:b/>
          <w:color w:val="FF0000"/>
          <w:sz w:val="24"/>
          <w:szCs w:val="24"/>
          <w:u w:val="single"/>
        </w:rPr>
      </w:pPr>
      <w:r>
        <w:rPr>
          <w:rFonts w:hint="eastAsia"/>
          <w:b/>
          <w:color w:val="FF0000"/>
          <w:sz w:val="24"/>
          <w:szCs w:val="24"/>
          <w:u w:val="single"/>
        </w:rPr>
        <w:t>B)</w:t>
      </w:r>
      <w:r>
        <w:rPr>
          <w:rFonts w:hint="eastAsia"/>
          <w:b/>
          <w:color w:val="FF0000"/>
          <w:sz w:val="24"/>
          <w:szCs w:val="24"/>
          <w:u w:val="single"/>
        </w:rPr>
        <w:tab/>
      </w:r>
      <w:r>
        <w:rPr>
          <w:rFonts w:hint="eastAsia"/>
          <w:b/>
          <w:color w:val="FF0000"/>
          <w:sz w:val="24"/>
          <w:szCs w:val="24"/>
          <w:u w:val="single"/>
        </w:rPr>
        <w:t>内模式</w:t>
      </w:r>
    </w:p>
    <w:p w14:paraId="1477CD6D" w14:textId="77777777" w:rsidR="00A83BD8" w:rsidRDefault="00000000">
      <w:pPr>
        <w:rPr>
          <w:color w:val="000000"/>
          <w:sz w:val="24"/>
          <w:szCs w:val="24"/>
        </w:rPr>
      </w:pPr>
      <w:r>
        <w:rPr>
          <w:rFonts w:hint="eastAsia"/>
          <w:color w:val="000000"/>
          <w:sz w:val="24"/>
          <w:szCs w:val="24"/>
        </w:rPr>
        <w:t>C)</w:t>
      </w:r>
      <w:r>
        <w:rPr>
          <w:rFonts w:hint="eastAsia"/>
          <w:color w:val="000000"/>
          <w:sz w:val="24"/>
          <w:szCs w:val="24"/>
        </w:rPr>
        <w:tab/>
      </w:r>
      <w:r>
        <w:rPr>
          <w:rFonts w:hint="eastAsia"/>
          <w:color w:val="000000"/>
          <w:sz w:val="24"/>
          <w:szCs w:val="24"/>
        </w:rPr>
        <w:t>外模式</w:t>
      </w:r>
    </w:p>
    <w:p w14:paraId="5310854B" w14:textId="77777777" w:rsidR="00A83BD8" w:rsidRDefault="00000000">
      <w:pPr>
        <w:rPr>
          <w:sz w:val="24"/>
          <w:szCs w:val="24"/>
        </w:rPr>
      </w:pPr>
      <w:r>
        <w:rPr>
          <w:rFonts w:hint="eastAsia"/>
          <w:sz w:val="24"/>
          <w:szCs w:val="24"/>
        </w:rPr>
        <w:t>D)</w:t>
      </w:r>
      <w:r>
        <w:rPr>
          <w:rFonts w:hint="eastAsia"/>
          <w:sz w:val="24"/>
          <w:szCs w:val="24"/>
        </w:rPr>
        <w:tab/>
      </w:r>
      <w:r>
        <w:rPr>
          <w:rFonts w:hint="eastAsia"/>
          <w:sz w:val="24"/>
          <w:szCs w:val="24"/>
        </w:rPr>
        <w:t>概念模式</w:t>
      </w:r>
    </w:p>
    <w:p w14:paraId="3BD67F04" w14:textId="77777777" w:rsidR="00A83BD8" w:rsidRDefault="00A83BD8">
      <w:pPr>
        <w:rPr>
          <w:sz w:val="24"/>
          <w:szCs w:val="24"/>
        </w:rPr>
      </w:pPr>
    </w:p>
    <w:p w14:paraId="2ED37E17" w14:textId="77777777" w:rsidR="00A83BD8" w:rsidRDefault="00000000">
      <w:pPr>
        <w:pStyle w:val="a"/>
        <w:ind w:left="480" w:hanging="480"/>
        <w:rPr>
          <w:sz w:val="24"/>
          <w:szCs w:val="24"/>
        </w:rPr>
      </w:pPr>
      <w:r>
        <w:rPr>
          <w:rFonts w:hint="eastAsia"/>
          <w:sz w:val="24"/>
          <w:szCs w:val="24"/>
        </w:rPr>
        <w:lastRenderedPageBreak/>
        <w:t>对于“关系”的描述，正确的是（</w:t>
      </w:r>
      <w:r>
        <w:rPr>
          <w:rFonts w:hint="eastAsia"/>
          <w:sz w:val="24"/>
          <w:szCs w:val="24"/>
        </w:rPr>
        <w:t xml:space="preserve">    </w:t>
      </w:r>
      <w:r>
        <w:rPr>
          <w:rFonts w:hint="eastAsia"/>
          <w:sz w:val="24"/>
          <w:szCs w:val="24"/>
        </w:rPr>
        <w:t>）。</w:t>
      </w:r>
    </w:p>
    <w:p w14:paraId="029916B2" w14:textId="77777777" w:rsidR="00A83BD8" w:rsidRDefault="00000000">
      <w:pPr>
        <w:rPr>
          <w:sz w:val="24"/>
          <w:szCs w:val="24"/>
        </w:rPr>
      </w:pPr>
      <w:r>
        <w:rPr>
          <w:rFonts w:hint="eastAsia"/>
          <w:sz w:val="24"/>
          <w:szCs w:val="24"/>
        </w:rPr>
        <w:t>A)</w:t>
      </w:r>
      <w:r>
        <w:rPr>
          <w:rFonts w:hint="eastAsia"/>
          <w:sz w:val="24"/>
          <w:szCs w:val="24"/>
        </w:rPr>
        <w:tab/>
      </w:r>
      <w:r>
        <w:rPr>
          <w:rFonts w:hint="eastAsia"/>
          <w:sz w:val="24"/>
          <w:szCs w:val="24"/>
        </w:rPr>
        <w:t>同一个关系中允许有完全相同的元组</w:t>
      </w:r>
    </w:p>
    <w:p w14:paraId="46085214" w14:textId="77777777" w:rsidR="00A83BD8" w:rsidRDefault="00000000">
      <w:pPr>
        <w:rPr>
          <w:sz w:val="24"/>
          <w:szCs w:val="24"/>
        </w:rPr>
      </w:pPr>
      <w:r>
        <w:rPr>
          <w:rFonts w:hint="eastAsia"/>
          <w:sz w:val="24"/>
          <w:szCs w:val="24"/>
        </w:rPr>
        <w:t>B)</w:t>
      </w:r>
      <w:r>
        <w:rPr>
          <w:rFonts w:hint="eastAsia"/>
          <w:sz w:val="24"/>
          <w:szCs w:val="24"/>
        </w:rPr>
        <w:tab/>
      </w:r>
      <w:r>
        <w:rPr>
          <w:rFonts w:hint="eastAsia"/>
          <w:sz w:val="24"/>
          <w:szCs w:val="24"/>
        </w:rPr>
        <w:t>同一个关系中元组必须按关键字升序存放</w:t>
      </w:r>
    </w:p>
    <w:p w14:paraId="48419193" w14:textId="77777777" w:rsidR="00A83BD8" w:rsidRDefault="00000000">
      <w:pPr>
        <w:rPr>
          <w:sz w:val="24"/>
          <w:szCs w:val="24"/>
        </w:rPr>
      </w:pPr>
      <w:r>
        <w:rPr>
          <w:rFonts w:hint="eastAsia"/>
          <w:sz w:val="24"/>
          <w:szCs w:val="24"/>
        </w:rPr>
        <w:t>C)</w:t>
      </w:r>
      <w:r>
        <w:rPr>
          <w:rFonts w:hint="eastAsia"/>
          <w:sz w:val="24"/>
          <w:szCs w:val="24"/>
        </w:rPr>
        <w:tab/>
      </w:r>
      <w:r>
        <w:rPr>
          <w:rFonts w:hint="eastAsia"/>
          <w:sz w:val="24"/>
          <w:szCs w:val="24"/>
        </w:rPr>
        <w:t>在一个关系中必须将关键字作为</w:t>
      </w:r>
      <w:proofErr w:type="gramStart"/>
      <w:r>
        <w:rPr>
          <w:rFonts w:hint="eastAsia"/>
          <w:sz w:val="24"/>
          <w:szCs w:val="24"/>
        </w:rPr>
        <w:t>该关系</w:t>
      </w:r>
      <w:proofErr w:type="gramEnd"/>
      <w:r>
        <w:rPr>
          <w:rFonts w:hint="eastAsia"/>
          <w:sz w:val="24"/>
          <w:szCs w:val="24"/>
        </w:rPr>
        <w:t>的第一个属性</w:t>
      </w:r>
    </w:p>
    <w:p w14:paraId="167A89C0" w14:textId="77777777" w:rsidR="00A83BD8" w:rsidRDefault="00000000">
      <w:pPr>
        <w:rPr>
          <w:b/>
          <w:color w:val="FF0000"/>
          <w:sz w:val="24"/>
          <w:szCs w:val="24"/>
        </w:rPr>
      </w:pPr>
      <w:r>
        <w:rPr>
          <w:rFonts w:hint="eastAsia"/>
          <w:b/>
          <w:color w:val="FF0000"/>
          <w:sz w:val="24"/>
          <w:szCs w:val="24"/>
        </w:rPr>
        <w:t>D)</w:t>
      </w:r>
      <w:r>
        <w:rPr>
          <w:rFonts w:hint="eastAsia"/>
          <w:b/>
          <w:color w:val="FF0000"/>
          <w:sz w:val="24"/>
          <w:szCs w:val="24"/>
        </w:rPr>
        <w:tab/>
      </w:r>
      <w:r>
        <w:rPr>
          <w:rFonts w:hint="eastAsia"/>
          <w:b/>
          <w:color w:val="FF0000"/>
          <w:sz w:val="24"/>
          <w:szCs w:val="24"/>
          <w:u w:val="single"/>
        </w:rPr>
        <w:t>同一个关系中不能出现相同的属性名</w:t>
      </w:r>
    </w:p>
    <w:p w14:paraId="760339F4" w14:textId="77777777" w:rsidR="00A83BD8" w:rsidRDefault="00A83BD8">
      <w:pPr>
        <w:rPr>
          <w:sz w:val="24"/>
          <w:szCs w:val="24"/>
        </w:rPr>
      </w:pPr>
    </w:p>
    <w:p w14:paraId="74D3301C" w14:textId="77777777" w:rsidR="00A83BD8" w:rsidRDefault="00000000">
      <w:pPr>
        <w:pStyle w:val="a"/>
        <w:ind w:left="480" w:hanging="480"/>
        <w:rPr>
          <w:sz w:val="24"/>
          <w:szCs w:val="24"/>
        </w:rPr>
      </w:pPr>
      <w:r>
        <w:rPr>
          <w:rFonts w:hint="eastAsia"/>
          <w:sz w:val="24"/>
          <w:szCs w:val="24"/>
        </w:rPr>
        <w:t>在关系代数中，从两个关系中找出相同元组的运算称为（</w:t>
      </w:r>
      <w:r>
        <w:rPr>
          <w:rFonts w:hint="eastAsia"/>
          <w:sz w:val="24"/>
          <w:szCs w:val="24"/>
        </w:rPr>
        <w:t xml:space="preserve">    </w:t>
      </w:r>
      <w:r>
        <w:rPr>
          <w:rFonts w:hint="eastAsia"/>
          <w:sz w:val="24"/>
          <w:szCs w:val="24"/>
        </w:rPr>
        <w:t>）运算。</w:t>
      </w:r>
    </w:p>
    <w:p w14:paraId="64E9A6B8" w14:textId="77777777" w:rsidR="00A83BD8" w:rsidRDefault="00000000">
      <w:pPr>
        <w:rPr>
          <w:sz w:val="24"/>
          <w:szCs w:val="24"/>
        </w:rPr>
      </w:pPr>
      <w:r>
        <w:rPr>
          <w:rFonts w:hint="eastAsia"/>
          <w:sz w:val="24"/>
          <w:szCs w:val="24"/>
        </w:rPr>
        <w:t>A)</w:t>
      </w:r>
      <w:r>
        <w:rPr>
          <w:rFonts w:hint="eastAsia"/>
          <w:sz w:val="24"/>
          <w:szCs w:val="24"/>
        </w:rPr>
        <w:tab/>
      </w:r>
      <w:r>
        <w:rPr>
          <w:rFonts w:hint="eastAsia"/>
          <w:sz w:val="24"/>
          <w:szCs w:val="24"/>
        </w:rPr>
        <w:t>并</w:t>
      </w:r>
    </w:p>
    <w:p w14:paraId="72ADC71E" w14:textId="77777777" w:rsidR="00A83BD8" w:rsidRDefault="00000000">
      <w:pPr>
        <w:rPr>
          <w:b/>
          <w:sz w:val="24"/>
          <w:szCs w:val="24"/>
        </w:rPr>
      </w:pPr>
      <w:r>
        <w:rPr>
          <w:rFonts w:hint="eastAsia"/>
          <w:b/>
          <w:color w:val="FF0000"/>
          <w:sz w:val="24"/>
          <w:szCs w:val="24"/>
        </w:rPr>
        <w:t>B</w:t>
      </w:r>
      <w:r>
        <w:rPr>
          <w:rFonts w:hint="eastAsia"/>
          <w:b/>
          <w:color w:val="FF0000"/>
          <w:sz w:val="24"/>
          <w:szCs w:val="24"/>
          <w:u w:val="single"/>
        </w:rPr>
        <w:t>)</w:t>
      </w:r>
      <w:r>
        <w:rPr>
          <w:rFonts w:hint="eastAsia"/>
          <w:b/>
          <w:color w:val="FF0000"/>
          <w:sz w:val="24"/>
          <w:szCs w:val="24"/>
          <w:u w:val="single"/>
        </w:rPr>
        <w:tab/>
      </w:r>
      <w:r>
        <w:rPr>
          <w:rFonts w:hint="eastAsia"/>
          <w:b/>
          <w:color w:val="FF0000"/>
          <w:sz w:val="24"/>
          <w:szCs w:val="24"/>
          <w:u w:val="single"/>
        </w:rPr>
        <w:t>交</w:t>
      </w:r>
    </w:p>
    <w:p w14:paraId="0FBCC7C8" w14:textId="77777777" w:rsidR="00A83BD8" w:rsidRDefault="00000000">
      <w:pPr>
        <w:rPr>
          <w:sz w:val="24"/>
          <w:szCs w:val="24"/>
        </w:rPr>
      </w:pPr>
      <w:r>
        <w:rPr>
          <w:rFonts w:hint="eastAsia"/>
          <w:sz w:val="24"/>
          <w:szCs w:val="24"/>
        </w:rPr>
        <w:t>C)</w:t>
      </w:r>
      <w:r>
        <w:rPr>
          <w:rFonts w:hint="eastAsia"/>
          <w:sz w:val="24"/>
          <w:szCs w:val="24"/>
        </w:rPr>
        <w:tab/>
      </w:r>
      <w:r>
        <w:rPr>
          <w:rFonts w:hint="eastAsia"/>
          <w:sz w:val="24"/>
          <w:szCs w:val="24"/>
        </w:rPr>
        <w:t>差</w:t>
      </w:r>
    </w:p>
    <w:p w14:paraId="5848FD20" w14:textId="77777777" w:rsidR="00A83BD8" w:rsidRDefault="00000000">
      <w:pPr>
        <w:rPr>
          <w:sz w:val="24"/>
          <w:szCs w:val="24"/>
        </w:rPr>
      </w:pPr>
      <w:r>
        <w:rPr>
          <w:rFonts w:hint="eastAsia"/>
          <w:sz w:val="24"/>
          <w:szCs w:val="24"/>
        </w:rPr>
        <w:t>D)</w:t>
      </w:r>
      <w:r>
        <w:rPr>
          <w:rFonts w:hint="eastAsia"/>
          <w:sz w:val="24"/>
          <w:szCs w:val="24"/>
        </w:rPr>
        <w:tab/>
      </w:r>
      <w:r>
        <w:rPr>
          <w:rFonts w:hint="eastAsia"/>
          <w:sz w:val="24"/>
          <w:szCs w:val="24"/>
        </w:rPr>
        <w:t>除</w:t>
      </w:r>
    </w:p>
    <w:p w14:paraId="03239AAE" w14:textId="77777777" w:rsidR="00A83BD8" w:rsidRDefault="00A83BD8">
      <w:pPr>
        <w:rPr>
          <w:sz w:val="24"/>
          <w:szCs w:val="24"/>
        </w:rPr>
      </w:pPr>
    </w:p>
    <w:p w14:paraId="07F1C7D3" w14:textId="77777777" w:rsidR="00A83BD8" w:rsidRDefault="00000000">
      <w:pPr>
        <w:pStyle w:val="a"/>
        <w:ind w:left="480" w:hanging="480"/>
        <w:rPr>
          <w:sz w:val="24"/>
          <w:szCs w:val="24"/>
        </w:rPr>
      </w:pPr>
      <w:r>
        <w:rPr>
          <w:rFonts w:hint="eastAsia"/>
          <w:sz w:val="24"/>
          <w:szCs w:val="24"/>
        </w:rPr>
        <w:t>从关系模式中指定若干个属性组成新的关系的运算称为（</w:t>
      </w:r>
      <w:r>
        <w:rPr>
          <w:rFonts w:hint="eastAsia"/>
          <w:sz w:val="24"/>
          <w:szCs w:val="24"/>
        </w:rPr>
        <w:t xml:space="preserve">    </w:t>
      </w:r>
      <w:r>
        <w:rPr>
          <w:rFonts w:hint="eastAsia"/>
          <w:sz w:val="24"/>
          <w:szCs w:val="24"/>
        </w:rPr>
        <w:t>）。</w:t>
      </w:r>
    </w:p>
    <w:p w14:paraId="618BAF7C" w14:textId="77777777" w:rsidR="00A83BD8" w:rsidRDefault="00000000">
      <w:pPr>
        <w:rPr>
          <w:sz w:val="24"/>
          <w:szCs w:val="24"/>
        </w:rPr>
      </w:pPr>
      <w:r>
        <w:rPr>
          <w:rFonts w:hint="eastAsia"/>
          <w:sz w:val="24"/>
          <w:szCs w:val="24"/>
        </w:rPr>
        <w:t>A)</w:t>
      </w:r>
      <w:r>
        <w:rPr>
          <w:rFonts w:hint="eastAsia"/>
          <w:sz w:val="24"/>
          <w:szCs w:val="24"/>
        </w:rPr>
        <w:tab/>
      </w:r>
      <w:r>
        <w:rPr>
          <w:rFonts w:hint="eastAsia"/>
          <w:sz w:val="24"/>
          <w:szCs w:val="24"/>
        </w:rPr>
        <w:t>联接</w:t>
      </w:r>
    </w:p>
    <w:p w14:paraId="46D823F8" w14:textId="77777777" w:rsidR="00A83BD8" w:rsidRDefault="00000000">
      <w:pPr>
        <w:rPr>
          <w:b/>
          <w:color w:val="FF0000"/>
          <w:sz w:val="24"/>
          <w:szCs w:val="24"/>
          <w:u w:val="single"/>
        </w:rPr>
      </w:pPr>
      <w:r>
        <w:rPr>
          <w:rFonts w:hint="eastAsia"/>
          <w:b/>
          <w:color w:val="FF0000"/>
          <w:sz w:val="24"/>
          <w:szCs w:val="24"/>
          <w:u w:val="single"/>
        </w:rPr>
        <w:t>B)</w:t>
      </w:r>
      <w:r>
        <w:rPr>
          <w:rFonts w:hint="eastAsia"/>
          <w:b/>
          <w:color w:val="FF0000"/>
          <w:sz w:val="24"/>
          <w:szCs w:val="24"/>
          <w:u w:val="single"/>
        </w:rPr>
        <w:tab/>
      </w:r>
      <w:r>
        <w:rPr>
          <w:rFonts w:hint="eastAsia"/>
          <w:b/>
          <w:color w:val="FF0000"/>
          <w:sz w:val="24"/>
          <w:szCs w:val="24"/>
          <w:u w:val="single"/>
        </w:rPr>
        <w:t>投影</w:t>
      </w:r>
    </w:p>
    <w:p w14:paraId="6CE8BC47" w14:textId="77777777" w:rsidR="00A83BD8" w:rsidRDefault="00000000">
      <w:pPr>
        <w:rPr>
          <w:sz w:val="24"/>
          <w:szCs w:val="24"/>
        </w:rPr>
      </w:pPr>
      <w:r>
        <w:rPr>
          <w:rFonts w:hint="eastAsia"/>
          <w:sz w:val="24"/>
          <w:szCs w:val="24"/>
        </w:rPr>
        <w:t>C)</w:t>
      </w:r>
      <w:r>
        <w:rPr>
          <w:rFonts w:hint="eastAsia"/>
          <w:sz w:val="24"/>
          <w:szCs w:val="24"/>
        </w:rPr>
        <w:tab/>
      </w:r>
      <w:r>
        <w:rPr>
          <w:rFonts w:hint="eastAsia"/>
          <w:sz w:val="24"/>
          <w:szCs w:val="24"/>
        </w:rPr>
        <w:t>选择</w:t>
      </w:r>
    </w:p>
    <w:p w14:paraId="378BF22B" w14:textId="77777777" w:rsidR="00A83BD8" w:rsidRDefault="00000000">
      <w:pPr>
        <w:rPr>
          <w:sz w:val="24"/>
          <w:szCs w:val="24"/>
        </w:rPr>
      </w:pPr>
      <w:r>
        <w:rPr>
          <w:rFonts w:hint="eastAsia"/>
          <w:sz w:val="24"/>
          <w:szCs w:val="24"/>
        </w:rPr>
        <w:t>D)</w:t>
      </w:r>
      <w:r>
        <w:rPr>
          <w:rFonts w:hint="eastAsia"/>
          <w:sz w:val="24"/>
          <w:szCs w:val="24"/>
        </w:rPr>
        <w:tab/>
      </w:r>
      <w:r>
        <w:rPr>
          <w:rFonts w:hint="eastAsia"/>
          <w:sz w:val="24"/>
          <w:szCs w:val="24"/>
        </w:rPr>
        <w:t>排序</w:t>
      </w:r>
    </w:p>
    <w:p w14:paraId="0ED63790" w14:textId="77777777" w:rsidR="00A83BD8" w:rsidRDefault="00A83BD8">
      <w:pPr>
        <w:rPr>
          <w:sz w:val="24"/>
          <w:szCs w:val="24"/>
        </w:rPr>
      </w:pPr>
    </w:p>
    <w:p w14:paraId="4B1E3DEB" w14:textId="77777777" w:rsidR="00A83BD8" w:rsidRDefault="00000000">
      <w:pPr>
        <w:pStyle w:val="a"/>
        <w:ind w:left="480" w:hanging="480"/>
        <w:rPr>
          <w:sz w:val="24"/>
          <w:szCs w:val="24"/>
        </w:rPr>
      </w:pPr>
      <w:r>
        <w:rPr>
          <w:rFonts w:hint="eastAsia"/>
          <w:sz w:val="24"/>
          <w:szCs w:val="24"/>
        </w:rPr>
        <w:t>数据库系统的核心是（</w:t>
      </w:r>
      <w:r>
        <w:rPr>
          <w:rFonts w:hint="eastAsia"/>
          <w:sz w:val="24"/>
          <w:szCs w:val="24"/>
        </w:rPr>
        <w:t xml:space="preserve">    </w:t>
      </w:r>
      <w:r>
        <w:rPr>
          <w:rFonts w:hint="eastAsia"/>
          <w:sz w:val="24"/>
          <w:szCs w:val="24"/>
        </w:rPr>
        <w:t>）。</w:t>
      </w:r>
    </w:p>
    <w:p w14:paraId="623A3976" w14:textId="77777777" w:rsidR="00A83BD8" w:rsidRDefault="00000000">
      <w:pPr>
        <w:rPr>
          <w:sz w:val="24"/>
          <w:szCs w:val="24"/>
        </w:rPr>
      </w:pPr>
      <w:r>
        <w:rPr>
          <w:rFonts w:hint="eastAsia"/>
          <w:sz w:val="24"/>
          <w:szCs w:val="24"/>
        </w:rPr>
        <w:t>A)</w:t>
      </w:r>
      <w:r>
        <w:rPr>
          <w:rFonts w:hint="eastAsia"/>
          <w:sz w:val="24"/>
          <w:szCs w:val="24"/>
        </w:rPr>
        <w:tab/>
      </w:r>
      <w:r>
        <w:rPr>
          <w:rFonts w:hint="eastAsia"/>
          <w:sz w:val="24"/>
          <w:szCs w:val="24"/>
        </w:rPr>
        <w:t>数据库</w:t>
      </w:r>
    </w:p>
    <w:p w14:paraId="6EBB3C94" w14:textId="77777777" w:rsidR="00A83BD8" w:rsidRDefault="00000000">
      <w:pPr>
        <w:rPr>
          <w:sz w:val="24"/>
          <w:szCs w:val="24"/>
        </w:rPr>
      </w:pPr>
      <w:r>
        <w:rPr>
          <w:rFonts w:hint="eastAsia"/>
          <w:sz w:val="24"/>
          <w:szCs w:val="24"/>
        </w:rPr>
        <w:t>B)</w:t>
      </w:r>
      <w:r>
        <w:rPr>
          <w:rFonts w:hint="eastAsia"/>
          <w:sz w:val="24"/>
          <w:szCs w:val="24"/>
        </w:rPr>
        <w:tab/>
      </w:r>
      <w:r>
        <w:rPr>
          <w:rFonts w:hint="eastAsia"/>
          <w:sz w:val="24"/>
          <w:szCs w:val="24"/>
        </w:rPr>
        <w:t>操作系统</w:t>
      </w:r>
    </w:p>
    <w:p w14:paraId="200FFC5E" w14:textId="77777777" w:rsidR="00A83BD8" w:rsidRDefault="00000000">
      <w:pPr>
        <w:rPr>
          <w:b/>
          <w:color w:val="FF0000"/>
          <w:sz w:val="24"/>
          <w:szCs w:val="24"/>
          <w:u w:val="single"/>
        </w:rPr>
      </w:pPr>
      <w:r>
        <w:rPr>
          <w:rFonts w:hint="eastAsia"/>
          <w:b/>
          <w:color w:val="FF0000"/>
          <w:sz w:val="24"/>
          <w:szCs w:val="24"/>
          <w:u w:val="single"/>
        </w:rPr>
        <w:t>C)</w:t>
      </w:r>
      <w:r>
        <w:rPr>
          <w:rFonts w:hint="eastAsia"/>
          <w:b/>
          <w:color w:val="FF0000"/>
          <w:sz w:val="24"/>
          <w:szCs w:val="24"/>
          <w:u w:val="single"/>
        </w:rPr>
        <w:tab/>
      </w:r>
      <w:r>
        <w:rPr>
          <w:rFonts w:hint="eastAsia"/>
          <w:b/>
          <w:color w:val="FF0000"/>
          <w:sz w:val="24"/>
          <w:szCs w:val="24"/>
          <w:u w:val="single"/>
        </w:rPr>
        <w:t>数据库管理系统</w:t>
      </w:r>
    </w:p>
    <w:p w14:paraId="20516CB4" w14:textId="77777777" w:rsidR="00A83BD8" w:rsidRDefault="00000000">
      <w:pPr>
        <w:rPr>
          <w:sz w:val="24"/>
          <w:szCs w:val="24"/>
        </w:rPr>
      </w:pPr>
      <w:r>
        <w:rPr>
          <w:rFonts w:hint="eastAsia"/>
          <w:sz w:val="24"/>
          <w:szCs w:val="24"/>
        </w:rPr>
        <w:t>D)</w:t>
      </w:r>
      <w:r>
        <w:rPr>
          <w:rFonts w:hint="eastAsia"/>
          <w:sz w:val="24"/>
          <w:szCs w:val="24"/>
        </w:rPr>
        <w:tab/>
      </w:r>
      <w:r>
        <w:rPr>
          <w:rFonts w:hint="eastAsia"/>
          <w:sz w:val="24"/>
          <w:szCs w:val="24"/>
        </w:rPr>
        <w:t>文件</w:t>
      </w:r>
    </w:p>
    <w:p w14:paraId="6EC404F6" w14:textId="77777777" w:rsidR="00A83BD8" w:rsidRDefault="00A83BD8">
      <w:pPr>
        <w:rPr>
          <w:sz w:val="24"/>
          <w:szCs w:val="24"/>
        </w:rPr>
      </w:pPr>
    </w:p>
    <w:p w14:paraId="70FF4DD2" w14:textId="77777777" w:rsidR="00A83BD8" w:rsidRDefault="00000000">
      <w:pPr>
        <w:pStyle w:val="a"/>
        <w:ind w:left="480" w:hanging="480"/>
        <w:rPr>
          <w:sz w:val="24"/>
          <w:szCs w:val="24"/>
        </w:rPr>
      </w:pPr>
      <w:r>
        <w:rPr>
          <w:rFonts w:hint="eastAsia"/>
          <w:sz w:val="24"/>
          <w:szCs w:val="24"/>
        </w:rPr>
        <w:t>若用如下的</w:t>
      </w:r>
      <w:r>
        <w:rPr>
          <w:rFonts w:hint="eastAsia"/>
          <w:sz w:val="24"/>
          <w:szCs w:val="24"/>
        </w:rPr>
        <w:t>SQL</w:t>
      </w:r>
      <w:r>
        <w:rPr>
          <w:rFonts w:hint="eastAsia"/>
          <w:sz w:val="24"/>
          <w:szCs w:val="24"/>
        </w:rPr>
        <w:t>语句创建了一个表</w:t>
      </w:r>
      <w:r>
        <w:rPr>
          <w:rFonts w:hint="eastAsia"/>
          <w:sz w:val="24"/>
          <w:szCs w:val="24"/>
        </w:rPr>
        <w:t>S</w:t>
      </w:r>
      <w:r>
        <w:rPr>
          <w:rFonts w:hint="eastAsia"/>
          <w:sz w:val="24"/>
          <w:szCs w:val="24"/>
        </w:rPr>
        <w:t>：</w:t>
      </w:r>
    </w:p>
    <w:p w14:paraId="0D596641" w14:textId="77777777" w:rsidR="00A83BD8" w:rsidRDefault="00000000">
      <w:pPr>
        <w:ind w:leftChars="200" w:left="420"/>
        <w:rPr>
          <w:sz w:val="24"/>
          <w:szCs w:val="24"/>
        </w:rPr>
      </w:pPr>
      <w:r>
        <w:rPr>
          <w:sz w:val="24"/>
          <w:szCs w:val="24"/>
        </w:rPr>
        <w:t>CREATE TABLE S</w:t>
      </w:r>
    </w:p>
    <w:p w14:paraId="39B493EB" w14:textId="77777777" w:rsidR="00A83BD8" w:rsidRDefault="00000000">
      <w:pPr>
        <w:ind w:leftChars="200" w:left="420"/>
        <w:rPr>
          <w:sz w:val="24"/>
          <w:szCs w:val="24"/>
        </w:rPr>
      </w:pPr>
      <w:r>
        <w:rPr>
          <w:sz w:val="24"/>
          <w:szCs w:val="24"/>
        </w:rPr>
        <w:t>(</w:t>
      </w:r>
    </w:p>
    <w:p w14:paraId="5F9B8313" w14:textId="77777777" w:rsidR="00A83BD8" w:rsidRDefault="00000000">
      <w:pPr>
        <w:ind w:leftChars="200" w:left="420"/>
        <w:rPr>
          <w:sz w:val="24"/>
          <w:szCs w:val="24"/>
        </w:rPr>
      </w:pPr>
      <w:r>
        <w:rPr>
          <w:sz w:val="24"/>
          <w:szCs w:val="24"/>
        </w:rPr>
        <w:t>Sno CHAR(6) NOT NULL,</w:t>
      </w:r>
    </w:p>
    <w:p w14:paraId="6C004E89" w14:textId="77777777" w:rsidR="00A83BD8" w:rsidRDefault="00000000">
      <w:pPr>
        <w:ind w:leftChars="200" w:left="420"/>
        <w:rPr>
          <w:sz w:val="24"/>
          <w:szCs w:val="24"/>
        </w:rPr>
      </w:pPr>
      <w:proofErr w:type="spellStart"/>
      <w:r>
        <w:rPr>
          <w:sz w:val="24"/>
          <w:szCs w:val="24"/>
        </w:rPr>
        <w:t>Sname</w:t>
      </w:r>
      <w:proofErr w:type="spellEnd"/>
      <w:r>
        <w:rPr>
          <w:sz w:val="24"/>
          <w:szCs w:val="24"/>
        </w:rPr>
        <w:t xml:space="preserve"> CHAR(8) NOT NULL,</w:t>
      </w:r>
    </w:p>
    <w:p w14:paraId="62D1C76B" w14:textId="77777777" w:rsidR="00A83BD8" w:rsidRDefault="00000000">
      <w:pPr>
        <w:ind w:leftChars="200" w:left="420"/>
        <w:rPr>
          <w:sz w:val="24"/>
          <w:szCs w:val="24"/>
        </w:rPr>
      </w:pPr>
      <w:r>
        <w:rPr>
          <w:sz w:val="24"/>
          <w:szCs w:val="24"/>
        </w:rPr>
        <w:t>SEX CHAR(2),</w:t>
      </w:r>
    </w:p>
    <w:p w14:paraId="24DC3235" w14:textId="77777777" w:rsidR="00A83BD8" w:rsidRDefault="00000000">
      <w:pPr>
        <w:ind w:leftChars="200" w:left="420"/>
        <w:rPr>
          <w:sz w:val="24"/>
          <w:szCs w:val="24"/>
        </w:rPr>
      </w:pPr>
      <w:r>
        <w:rPr>
          <w:sz w:val="24"/>
          <w:szCs w:val="24"/>
        </w:rPr>
        <w:t>AGE INTEGER</w:t>
      </w:r>
    </w:p>
    <w:p w14:paraId="2E7EE908" w14:textId="77777777" w:rsidR="00A83BD8" w:rsidRDefault="00000000">
      <w:pPr>
        <w:ind w:leftChars="200" w:left="420"/>
        <w:rPr>
          <w:sz w:val="24"/>
          <w:szCs w:val="24"/>
        </w:rPr>
      </w:pPr>
      <w:r>
        <w:rPr>
          <w:sz w:val="24"/>
          <w:szCs w:val="24"/>
        </w:rPr>
        <w:t>)</w:t>
      </w:r>
    </w:p>
    <w:p w14:paraId="55BEA036" w14:textId="77777777" w:rsidR="00A83BD8" w:rsidRDefault="00000000">
      <w:pPr>
        <w:rPr>
          <w:sz w:val="24"/>
          <w:szCs w:val="24"/>
        </w:rPr>
      </w:pPr>
      <w:r>
        <w:rPr>
          <w:rFonts w:hint="eastAsia"/>
          <w:sz w:val="24"/>
          <w:szCs w:val="24"/>
        </w:rPr>
        <w:t>现向</w:t>
      </w:r>
      <w:r>
        <w:rPr>
          <w:rFonts w:hint="eastAsia"/>
          <w:sz w:val="24"/>
          <w:szCs w:val="24"/>
        </w:rPr>
        <w:t>S</w:t>
      </w:r>
      <w:r>
        <w:rPr>
          <w:rFonts w:hint="eastAsia"/>
          <w:sz w:val="24"/>
          <w:szCs w:val="24"/>
        </w:rPr>
        <w:t>表插入如下行时，哪一行可以被插入（</w:t>
      </w:r>
      <w:r>
        <w:rPr>
          <w:rFonts w:hint="eastAsia"/>
          <w:sz w:val="24"/>
          <w:szCs w:val="24"/>
        </w:rPr>
        <w:t xml:space="preserve">    </w:t>
      </w:r>
      <w:r>
        <w:rPr>
          <w:rFonts w:hint="eastAsia"/>
          <w:sz w:val="24"/>
          <w:szCs w:val="24"/>
        </w:rPr>
        <w:t>）。</w:t>
      </w:r>
    </w:p>
    <w:p w14:paraId="0D151C53" w14:textId="77777777" w:rsidR="00A83BD8" w:rsidRDefault="00000000">
      <w:pPr>
        <w:rPr>
          <w:sz w:val="24"/>
          <w:szCs w:val="24"/>
        </w:rPr>
      </w:pPr>
      <w:r>
        <w:rPr>
          <w:rFonts w:hint="eastAsia"/>
          <w:sz w:val="24"/>
          <w:szCs w:val="24"/>
        </w:rPr>
        <w:t>A)</w:t>
      </w:r>
      <w:r>
        <w:rPr>
          <w:rFonts w:hint="eastAsia"/>
          <w:sz w:val="24"/>
          <w:szCs w:val="24"/>
        </w:rPr>
        <w:tab/>
      </w:r>
      <w:r>
        <w:rPr>
          <w:rFonts w:hint="eastAsia"/>
          <w:sz w:val="24"/>
          <w:szCs w:val="24"/>
        </w:rPr>
        <w:t>（</w:t>
      </w:r>
      <w:r>
        <w:rPr>
          <w:rFonts w:hint="eastAsia"/>
          <w:sz w:val="24"/>
          <w:szCs w:val="24"/>
        </w:rPr>
        <w:t>'991001','</w:t>
      </w:r>
      <w:r>
        <w:rPr>
          <w:rFonts w:hint="eastAsia"/>
          <w:sz w:val="24"/>
          <w:szCs w:val="24"/>
        </w:rPr>
        <w:t>李芳</w:t>
      </w:r>
      <w:r>
        <w:rPr>
          <w:rFonts w:hint="eastAsia"/>
          <w:sz w:val="24"/>
          <w:szCs w:val="24"/>
        </w:rPr>
        <w:t>',</w:t>
      </w:r>
      <w:r>
        <w:rPr>
          <w:rFonts w:hint="eastAsia"/>
          <w:sz w:val="24"/>
          <w:szCs w:val="24"/>
        </w:rPr>
        <w:t>女</w:t>
      </w:r>
      <w:r>
        <w:rPr>
          <w:rFonts w:hint="eastAsia"/>
          <w:sz w:val="24"/>
          <w:szCs w:val="24"/>
        </w:rPr>
        <w:t>,'23'</w:t>
      </w:r>
      <w:r>
        <w:rPr>
          <w:rFonts w:hint="eastAsia"/>
          <w:sz w:val="24"/>
          <w:szCs w:val="24"/>
        </w:rPr>
        <w:t>）</w:t>
      </w:r>
    </w:p>
    <w:p w14:paraId="7DEC546C" w14:textId="77777777" w:rsidR="00A83BD8" w:rsidRDefault="00000000">
      <w:pPr>
        <w:rPr>
          <w:b/>
          <w:color w:val="FF0000"/>
          <w:sz w:val="24"/>
          <w:szCs w:val="24"/>
          <w:u w:val="single"/>
        </w:rPr>
      </w:pPr>
      <w:r>
        <w:rPr>
          <w:rFonts w:hint="eastAsia"/>
          <w:b/>
          <w:color w:val="FF0000"/>
          <w:sz w:val="24"/>
          <w:szCs w:val="24"/>
          <w:u w:val="single"/>
        </w:rPr>
        <w:t>B)</w:t>
      </w:r>
      <w:r>
        <w:rPr>
          <w:rFonts w:hint="eastAsia"/>
          <w:b/>
          <w:color w:val="FF0000"/>
          <w:sz w:val="24"/>
          <w:szCs w:val="24"/>
          <w:u w:val="single"/>
        </w:rPr>
        <w:tab/>
      </w:r>
      <w:r>
        <w:rPr>
          <w:rFonts w:hint="eastAsia"/>
          <w:b/>
          <w:color w:val="FF0000"/>
          <w:sz w:val="24"/>
          <w:szCs w:val="24"/>
          <w:u w:val="single"/>
        </w:rPr>
        <w:t>（</w:t>
      </w:r>
      <w:r>
        <w:rPr>
          <w:rFonts w:hint="eastAsia"/>
          <w:b/>
          <w:color w:val="FF0000"/>
          <w:sz w:val="24"/>
          <w:szCs w:val="24"/>
          <w:u w:val="single"/>
        </w:rPr>
        <w:t>'990746','</w:t>
      </w:r>
      <w:r>
        <w:rPr>
          <w:rFonts w:hint="eastAsia"/>
          <w:b/>
          <w:color w:val="FF0000"/>
          <w:sz w:val="24"/>
          <w:szCs w:val="24"/>
          <w:u w:val="single"/>
        </w:rPr>
        <w:t>张军</w:t>
      </w:r>
      <w:r>
        <w:rPr>
          <w:rFonts w:hint="eastAsia"/>
          <w:b/>
          <w:color w:val="FF0000"/>
          <w:sz w:val="24"/>
          <w:szCs w:val="24"/>
          <w:u w:val="single"/>
        </w:rPr>
        <w:t>',NULL,NULL</w:t>
      </w:r>
      <w:r>
        <w:rPr>
          <w:rFonts w:hint="eastAsia"/>
          <w:b/>
          <w:color w:val="FF0000"/>
          <w:sz w:val="24"/>
          <w:szCs w:val="24"/>
          <w:u w:val="single"/>
        </w:rPr>
        <w:t>）</w:t>
      </w:r>
    </w:p>
    <w:p w14:paraId="6E6F9CE1" w14:textId="77777777" w:rsidR="00A83BD8" w:rsidRDefault="00000000">
      <w:pPr>
        <w:rPr>
          <w:sz w:val="24"/>
          <w:szCs w:val="24"/>
        </w:rPr>
      </w:pPr>
      <w:r>
        <w:rPr>
          <w:rFonts w:hint="eastAsia"/>
          <w:sz w:val="24"/>
          <w:szCs w:val="24"/>
        </w:rPr>
        <w:t>C)</w:t>
      </w:r>
      <w:r>
        <w:rPr>
          <w:rFonts w:hint="eastAsia"/>
          <w:sz w:val="24"/>
          <w:szCs w:val="24"/>
        </w:rPr>
        <w:tab/>
      </w:r>
      <w:r>
        <w:rPr>
          <w:rFonts w:hint="eastAsia"/>
          <w:sz w:val="24"/>
          <w:szCs w:val="24"/>
        </w:rPr>
        <w:t>（</w:t>
      </w:r>
      <w:r>
        <w:rPr>
          <w:rFonts w:hint="eastAsia"/>
          <w:sz w:val="24"/>
          <w:szCs w:val="24"/>
        </w:rPr>
        <w:t>NULL,'</w:t>
      </w:r>
      <w:r>
        <w:rPr>
          <w:rFonts w:hint="eastAsia"/>
          <w:sz w:val="24"/>
          <w:szCs w:val="24"/>
        </w:rPr>
        <w:t>陈明</w:t>
      </w:r>
      <w:r>
        <w:rPr>
          <w:rFonts w:hint="eastAsia"/>
          <w:sz w:val="24"/>
          <w:szCs w:val="24"/>
        </w:rPr>
        <w:t>','</w:t>
      </w:r>
      <w:r>
        <w:rPr>
          <w:rFonts w:hint="eastAsia"/>
          <w:sz w:val="24"/>
          <w:szCs w:val="24"/>
        </w:rPr>
        <w:t>男</w:t>
      </w:r>
      <w:r>
        <w:rPr>
          <w:rFonts w:hint="eastAsia"/>
          <w:sz w:val="24"/>
          <w:szCs w:val="24"/>
        </w:rPr>
        <w:t>',32</w:t>
      </w:r>
      <w:r>
        <w:rPr>
          <w:rFonts w:hint="eastAsia"/>
          <w:sz w:val="24"/>
          <w:szCs w:val="24"/>
        </w:rPr>
        <w:t>）</w:t>
      </w:r>
    </w:p>
    <w:p w14:paraId="4AE26870" w14:textId="77777777" w:rsidR="00A83BD8" w:rsidRDefault="00000000">
      <w:pPr>
        <w:rPr>
          <w:sz w:val="24"/>
          <w:szCs w:val="24"/>
        </w:rPr>
      </w:pPr>
      <w:r>
        <w:rPr>
          <w:rFonts w:hint="eastAsia"/>
          <w:sz w:val="24"/>
          <w:szCs w:val="24"/>
        </w:rPr>
        <w:t>D)</w:t>
      </w:r>
      <w:r>
        <w:rPr>
          <w:rFonts w:hint="eastAsia"/>
          <w:sz w:val="24"/>
          <w:szCs w:val="24"/>
        </w:rPr>
        <w:tab/>
      </w:r>
      <w:r>
        <w:rPr>
          <w:rFonts w:hint="eastAsia"/>
          <w:sz w:val="24"/>
          <w:szCs w:val="24"/>
        </w:rPr>
        <w:t>（</w:t>
      </w:r>
      <w:r>
        <w:rPr>
          <w:rFonts w:hint="eastAsia"/>
          <w:sz w:val="24"/>
          <w:szCs w:val="24"/>
        </w:rPr>
        <w:t>'991724',NULL,'</w:t>
      </w:r>
      <w:r>
        <w:rPr>
          <w:rFonts w:hint="eastAsia"/>
          <w:sz w:val="24"/>
          <w:szCs w:val="24"/>
        </w:rPr>
        <w:t>女</w:t>
      </w:r>
      <w:r>
        <w:rPr>
          <w:rFonts w:hint="eastAsia"/>
          <w:sz w:val="24"/>
          <w:szCs w:val="24"/>
        </w:rPr>
        <w:t>',25</w:t>
      </w:r>
      <w:r>
        <w:rPr>
          <w:rFonts w:hint="eastAsia"/>
          <w:sz w:val="24"/>
          <w:szCs w:val="24"/>
        </w:rPr>
        <w:t>）</w:t>
      </w:r>
    </w:p>
    <w:p w14:paraId="6ACD5E89" w14:textId="77777777" w:rsidR="00A83BD8" w:rsidRDefault="00A83BD8">
      <w:pPr>
        <w:rPr>
          <w:sz w:val="24"/>
          <w:szCs w:val="24"/>
        </w:rPr>
      </w:pPr>
    </w:p>
    <w:p w14:paraId="63B0A368" w14:textId="77777777" w:rsidR="00A83BD8" w:rsidRDefault="00000000">
      <w:pPr>
        <w:pStyle w:val="a"/>
        <w:ind w:left="480" w:hanging="480"/>
        <w:rPr>
          <w:sz w:val="24"/>
          <w:szCs w:val="24"/>
        </w:rPr>
      </w:pPr>
      <w:r>
        <w:rPr>
          <w:rFonts w:hint="eastAsia"/>
          <w:sz w:val="24"/>
          <w:szCs w:val="24"/>
        </w:rPr>
        <w:t>下列关于数据库的正确叙述是（</w:t>
      </w:r>
      <w:r>
        <w:rPr>
          <w:rFonts w:hint="eastAsia"/>
          <w:sz w:val="24"/>
          <w:szCs w:val="24"/>
        </w:rPr>
        <w:t xml:space="preserve">    </w:t>
      </w:r>
      <w:r>
        <w:rPr>
          <w:rFonts w:hint="eastAsia"/>
          <w:sz w:val="24"/>
          <w:szCs w:val="24"/>
        </w:rPr>
        <w:t>）。</w:t>
      </w:r>
    </w:p>
    <w:p w14:paraId="0A79AD84" w14:textId="77777777" w:rsidR="00A83BD8" w:rsidRDefault="00000000">
      <w:pPr>
        <w:rPr>
          <w:sz w:val="24"/>
          <w:szCs w:val="24"/>
        </w:rPr>
      </w:pPr>
      <w:r>
        <w:rPr>
          <w:rFonts w:hint="eastAsia"/>
          <w:sz w:val="24"/>
          <w:szCs w:val="24"/>
        </w:rPr>
        <w:t>A)</w:t>
      </w:r>
      <w:r>
        <w:rPr>
          <w:rFonts w:hint="eastAsia"/>
          <w:sz w:val="24"/>
          <w:szCs w:val="24"/>
        </w:rPr>
        <w:tab/>
      </w:r>
      <w:r>
        <w:rPr>
          <w:rFonts w:hint="eastAsia"/>
          <w:sz w:val="24"/>
          <w:szCs w:val="24"/>
        </w:rPr>
        <w:t>数据库是一个</w:t>
      </w:r>
      <w:r>
        <w:rPr>
          <w:rFonts w:hint="eastAsia"/>
          <w:sz w:val="24"/>
          <w:szCs w:val="24"/>
        </w:rPr>
        <w:t>DBF</w:t>
      </w:r>
      <w:r>
        <w:rPr>
          <w:rFonts w:hint="eastAsia"/>
          <w:sz w:val="24"/>
          <w:szCs w:val="24"/>
        </w:rPr>
        <w:t>文件</w:t>
      </w:r>
    </w:p>
    <w:p w14:paraId="79026788" w14:textId="77777777" w:rsidR="00A83BD8" w:rsidRDefault="00000000">
      <w:pPr>
        <w:rPr>
          <w:sz w:val="24"/>
          <w:szCs w:val="24"/>
        </w:rPr>
      </w:pPr>
      <w:r>
        <w:rPr>
          <w:rFonts w:hint="eastAsia"/>
          <w:sz w:val="24"/>
          <w:szCs w:val="24"/>
        </w:rPr>
        <w:t>B)</w:t>
      </w:r>
      <w:r>
        <w:rPr>
          <w:rFonts w:hint="eastAsia"/>
          <w:sz w:val="24"/>
          <w:szCs w:val="24"/>
        </w:rPr>
        <w:tab/>
      </w:r>
      <w:r>
        <w:rPr>
          <w:rFonts w:hint="eastAsia"/>
          <w:sz w:val="24"/>
          <w:szCs w:val="24"/>
        </w:rPr>
        <w:t>数据库是一个关系</w:t>
      </w:r>
    </w:p>
    <w:p w14:paraId="6C4AD0A7" w14:textId="77777777" w:rsidR="00A83BD8" w:rsidRDefault="00000000">
      <w:pPr>
        <w:rPr>
          <w:b/>
          <w:color w:val="FF0000"/>
          <w:sz w:val="24"/>
          <w:szCs w:val="24"/>
          <w:u w:val="single"/>
        </w:rPr>
      </w:pPr>
      <w:r>
        <w:rPr>
          <w:rFonts w:hint="eastAsia"/>
          <w:b/>
          <w:color w:val="FF0000"/>
          <w:sz w:val="24"/>
          <w:szCs w:val="24"/>
          <w:u w:val="single"/>
        </w:rPr>
        <w:t>C)</w:t>
      </w:r>
      <w:r>
        <w:rPr>
          <w:rFonts w:hint="eastAsia"/>
          <w:b/>
          <w:color w:val="FF0000"/>
          <w:sz w:val="24"/>
          <w:szCs w:val="24"/>
          <w:u w:val="single"/>
        </w:rPr>
        <w:tab/>
      </w:r>
      <w:r>
        <w:rPr>
          <w:rFonts w:hint="eastAsia"/>
          <w:b/>
          <w:color w:val="FF0000"/>
          <w:sz w:val="24"/>
          <w:szCs w:val="24"/>
          <w:u w:val="single"/>
        </w:rPr>
        <w:t>数据库是一个结构化的数据集合</w:t>
      </w:r>
    </w:p>
    <w:p w14:paraId="0D338770" w14:textId="77777777" w:rsidR="00A83BD8" w:rsidRDefault="00000000">
      <w:pPr>
        <w:rPr>
          <w:sz w:val="24"/>
          <w:szCs w:val="24"/>
        </w:rPr>
      </w:pPr>
      <w:r>
        <w:rPr>
          <w:rFonts w:hint="eastAsia"/>
          <w:sz w:val="24"/>
          <w:szCs w:val="24"/>
        </w:rPr>
        <w:t>D)</w:t>
      </w:r>
      <w:r>
        <w:rPr>
          <w:rFonts w:hint="eastAsia"/>
          <w:sz w:val="24"/>
          <w:szCs w:val="24"/>
        </w:rPr>
        <w:tab/>
      </w:r>
      <w:r>
        <w:rPr>
          <w:rFonts w:hint="eastAsia"/>
          <w:sz w:val="24"/>
          <w:szCs w:val="24"/>
        </w:rPr>
        <w:t>数据库是一组文件</w:t>
      </w:r>
    </w:p>
    <w:p w14:paraId="0CDF9567" w14:textId="77777777" w:rsidR="00A83BD8" w:rsidRDefault="00A83BD8">
      <w:pPr>
        <w:rPr>
          <w:sz w:val="24"/>
          <w:szCs w:val="24"/>
        </w:rPr>
      </w:pPr>
    </w:p>
    <w:p w14:paraId="78734F5B" w14:textId="77777777" w:rsidR="00A83BD8" w:rsidRDefault="00000000">
      <w:pPr>
        <w:pStyle w:val="a"/>
        <w:ind w:left="480" w:hanging="480"/>
        <w:rPr>
          <w:sz w:val="24"/>
          <w:szCs w:val="24"/>
        </w:rPr>
      </w:pPr>
      <w:r>
        <w:rPr>
          <w:rFonts w:hint="eastAsia"/>
          <w:sz w:val="24"/>
          <w:szCs w:val="24"/>
        </w:rPr>
        <w:lastRenderedPageBreak/>
        <w:t>数据独立性是数据库技术的重要特点之一。所谓数据独立性是指（</w:t>
      </w:r>
      <w:r>
        <w:rPr>
          <w:rFonts w:hint="eastAsia"/>
          <w:sz w:val="24"/>
          <w:szCs w:val="24"/>
        </w:rPr>
        <w:t xml:space="preserve">    </w:t>
      </w:r>
      <w:r>
        <w:rPr>
          <w:rFonts w:hint="eastAsia"/>
          <w:sz w:val="24"/>
          <w:szCs w:val="24"/>
        </w:rPr>
        <w:t>）。</w:t>
      </w:r>
    </w:p>
    <w:p w14:paraId="7AB84613" w14:textId="77777777" w:rsidR="00A83BD8" w:rsidRDefault="00000000">
      <w:pPr>
        <w:rPr>
          <w:b/>
          <w:sz w:val="24"/>
          <w:szCs w:val="24"/>
          <w:u w:val="single"/>
        </w:rPr>
      </w:pPr>
      <w:r>
        <w:rPr>
          <w:rFonts w:hint="eastAsia"/>
          <w:b/>
          <w:color w:val="FF0000"/>
          <w:sz w:val="24"/>
          <w:szCs w:val="24"/>
          <w:u w:val="single"/>
        </w:rPr>
        <w:t>A)</w:t>
      </w:r>
      <w:r>
        <w:rPr>
          <w:rFonts w:hint="eastAsia"/>
          <w:b/>
          <w:color w:val="FF0000"/>
          <w:sz w:val="24"/>
          <w:szCs w:val="24"/>
          <w:u w:val="single"/>
        </w:rPr>
        <w:tab/>
      </w:r>
      <w:r>
        <w:rPr>
          <w:rFonts w:hint="eastAsia"/>
          <w:b/>
          <w:color w:val="FF0000"/>
          <w:sz w:val="24"/>
          <w:szCs w:val="24"/>
          <w:u w:val="single"/>
        </w:rPr>
        <w:t>数据与程序独立存放</w:t>
      </w:r>
    </w:p>
    <w:p w14:paraId="0A653606" w14:textId="77777777" w:rsidR="00A83BD8" w:rsidRDefault="00000000">
      <w:pPr>
        <w:rPr>
          <w:sz w:val="24"/>
          <w:szCs w:val="24"/>
        </w:rPr>
      </w:pPr>
      <w:r>
        <w:rPr>
          <w:rFonts w:hint="eastAsia"/>
          <w:sz w:val="24"/>
          <w:szCs w:val="24"/>
        </w:rPr>
        <w:t>B)</w:t>
      </w:r>
      <w:r>
        <w:rPr>
          <w:rFonts w:hint="eastAsia"/>
          <w:sz w:val="24"/>
          <w:szCs w:val="24"/>
        </w:rPr>
        <w:tab/>
      </w:r>
      <w:r>
        <w:rPr>
          <w:rFonts w:hint="eastAsia"/>
          <w:sz w:val="24"/>
          <w:szCs w:val="24"/>
        </w:rPr>
        <w:t>不同的数据被存放在不同的文件中</w:t>
      </w:r>
    </w:p>
    <w:p w14:paraId="67D6460A" w14:textId="77777777" w:rsidR="00A83BD8" w:rsidRDefault="00000000">
      <w:pPr>
        <w:rPr>
          <w:sz w:val="24"/>
          <w:szCs w:val="24"/>
        </w:rPr>
      </w:pPr>
      <w:r>
        <w:rPr>
          <w:rFonts w:hint="eastAsia"/>
          <w:sz w:val="24"/>
          <w:szCs w:val="24"/>
        </w:rPr>
        <w:t>C)</w:t>
      </w:r>
      <w:r>
        <w:rPr>
          <w:rFonts w:hint="eastAsia"/>
          <w:sz w:val="24"/>
          <w:szCs w:val="24"/>
        </w:rPr>
        <w:tab/>
      </w:r>
      <w:r>
        <w:rPr>
          <w:rFonts w:hint="eastAsia"/>
          <w:sz w:val="24"/>
          <w:szCs w:val="24"/>
        </w:rPr>
        <w:t>不同的数据只能被对应的应用程序所使用</w:t>
      </w:r>
    </w:p>
    <w:p w14:paraId="2249E0E0" w14:textId="77777777" w:rsidR="00A83BD8" w:rsidRDefault="00000000">
      <w:pPr>
        <w:rPr>
          <w:sz w:val="24"/>
          <w:szCs w:val="24"/>
        </w:rPr>
      </w:pPr>
      <w:r>
        <w:rPr>
          <w:rFonts w:hint="eastAsia"/>
          <w:sz w:val="24"/>
          <w:szCs w:val="24"/>
        </w:rPr>
        <w:t>D)</w:t>
      </w:r>
      <w:r>
        <w:rPr>
          <w:rFonts w:hint="eastAsia"/>
          <w:sz w:val="24"/>
          <w:szCs w:val="24"/>
        </w:rPr>
        <w:tab/>
      </w:r>
      <w:r>
        <w:rPr>
          <w:rFonts w:hint="eastAsia"/>
          <w:sz w:val="24"/>
          <w:szCs w:val="24"/>
        </w:rPr>
        <w:t>以上三种说法都不对</w:t>
      </w:r>
    </w:p>
    <w:p w14:paraId="0744B2CB" w14:textId="77777777" w:rsidR="00A83BD8" w:rsidRDefault="00A83BD8">
      <w:pPr>
        <w:rPr>
          <w:sz w:val="24"/>
          <w:szCs w:val="24"/>
        </w:rPr>
      </w:pPr>
    </w:p>
    <w:p w14:paraId="718BB8CF" w14:textId="77777777" w:rsidR="00A83BD8" w:rsidRDefault="00000000">
      <w:pPr>
        <w:pStyle w:val="a"/>
        <w:ind w:left="480" w:hanging="480"/>
        <w:rPr>
          <w:sz w:val="24"/>
          <w:szCs w:val="24"/>
        </w:rPr>
      </w:pPr>
      <w:r>
        <w:rPr>
          <w:rFonts w:hint="eastAsia"/>
          <w:sz w:val="24"/>
          <w:szCs w:val="24"/>
        </w:rPr>
        <w:t>如果两个关系没有公共属性，那么其自然联接操作（</w:t>
      </w:r>
      <w:r>
        <w:rPr>
          <w:rFonts w:hint="eastAsia"/>
          <w:sz w:val="24"/>
          <w:szCs w:val="24"/>
        </w:rPr>
        <w:t xml:space="preserve">    </w:t>
      </w:r>
      <w:r>
        <w:rPr>
          <w:rFonts w:hint="eastAsia"/>
          <w:sz w:val="24"/>
          <w:szCs w:val="24"/>
        </w:rPr>
        <w:t>）。</w:t>
      </w:r>
    </w:p>
    <w:p w14:paraId="183DDDB4" w14:textId="77777777" w:rsidR="00A83BD8" w:rsidRDefault="00000000">
      <w:pPr>
        <w:rPr>
          <w:b/>
          <w:color w:val="FF0000"/>
          <w:sz w:val="24"/>
          <w:szCs w:val="24"/>
          <w:u w:val="single"/>
        </w:rPr>
      </w:pPr>
      <w:r>
        <w:rPr>
          <w:rFonts w:hint="eastAsia"/>
          <w:b/>
          <w:color w:val="FF0000"/>
          <w:sz w:val="24"/>
          <w:szCs w:val="24"/>
          <w:u w:val="single"/>
        </w:rPr>
        <w:t>A)</w:t>
      </w:r>
      <w:r>
        <w:rPr>
          <w:rFonts w:hint="eastAsia"/>
          <w:b/>
          <w:color w:val="FF0000"/>
          <w:sz w:val="24"/>
          <w:szCs w:val="24"/>
          <w:u w:val="single"/>
        </w:rPr>
        <w:tab/>
      </w:r>
      <w:r>
        <w:rPr>
          <w:rFonts w:hint="eastAsia"/>
          <w:b/>
          <w:color w:val="FF0000"/>
          <w:sz w:val="24"/>
          <w:szCs w:val="24"/>
          <w:u w:val="single"/>
        </w:rPr>
        <w:t>转化为笛卡尔积操作</w:t>
      </w:r>
    </w:p>
    <w:p w14:paraId="186F09A6" w14:textId="77777777" w:rsidR="00A83BD8" w:rsidRDefault="00000000">
      <w:pPr>
        <w:rPr>
          <w:sz w:val="24"/>
          <w:szCs w:val="24"/>
        </w:rPr>
      </w:pPr>
      <w:r>
        <w:rPr>
          <w:rFonts w:hint="eastAsia"/>
          <w:sz w:val="24"/>
          <w:szCs w:val="24"/>
        </w:rPr>
        <w:t>B)</w:t>
      </w:r>
      <w:r>
        <w:rPr>
          <w:rFonts w:hint="eastAsia"/>
          <w:sz w:val="24"/>
          <w:szCs w:val="24"/>
        </w:rPr>
        <w:tab/>
      </w:r>
      <w:r>
        <w:rPr>
          <w:rFonts w:hint="eastAsia"/>
          <w:sz w:val="24"/>
          <w:szCs w:val="24"/>
        </w:rPr>
        <w:t>转化为联接操作</w:t>
      </w:r>
    </w:p>
    <w:p w14:paraId="76D1F52D" w14:textId="77777777" w:rsidR="00A83BD8" w:rsidRDefault="00000000">
      <w:pPr>
        <w:rPr>
          <w:sz w:val="24"/>
          <w:szCs w:val="24"/>
        </w:rPr>
      </w:pPr>
      <w:r>
        <w:rPr>
          <w:rFonts w:hint="eastAsia"/>
          <w:sz w:val="24"/>
          <w:szCs w:val="24"/>
        </w:rPr>
        <w:t>C)</w:t>
      </w:r>
      <w:r>
        <w:rPr>
          <w:rFonts w:hint="eastAsia"/>
          <w:sz w:val="24"/>
          <w:szCs w:val="24"/>
        </w:rPr>
        <w:tab/>
      </w:r>
      <w:r>
        <w:rPr>
          <w:rFonts w:hint="eastAsia"/>
          <w:sz w:val="24"/>
          <w:szCs w:val="24"/>
        </w:rPr>
        <w:t>转化为外部并操作</w:t>
      </w:r>
    </w:p>
    <w:p w14:paraId="6FB7B150" w14:textId="77777777" w:rsidR="00A83BD8" w:rsidRDefault="00000000">
      <w:pPr>
        <w:rPr>
          <w:sz w:val="24"/>
          <w:szCs w:val="24"/>
        </w:rPr>
      </w:pPr>
      <w:r>
        <w:rPr>
          <w:rFonts w:hint="eastAsia"/>
          <w:sz w:val="24"/>
          <w:szCs w:val="24"/>
        </w:rPr>
        <w:t>D)</w:t>
      </w:r>
      <w:r>
        <w:rPr>
          <w:rFonts w:hint="eastAsia"/>
          <w:sz w:val="24"/>
          <w:szCs w:val="24"/>
        </w:rPr>
        <w:tab/>
      </w:r>
      <w:r>
        <w:rPr>
          <w:rFonts w:hint="eastAsia"/>
          <w:sz w:val="24"/>
          <w:szCs w:val="24"/>
        </w:rPr>
        <w:t>结果为空关系</w:t>
      </w:r>
    </w:p>
    <w:p w14:paraId="751A2E8A" w14:textId="77777777" w:rsidR="00A83BD8" w:rsidRDefault="00A83BD8">
      <w:pPr>
        <w:rPr>
          <w:sz w:val="24"/>
          <w:szCs w:val="24"/>
        </w:rPr>
      </w:pPr>
    </w:p>
    <w:p w14:paraId="0878544E" w14:textId="77777777" w:rsidR="00A83BD8" w:rsidRDefault="00000000">
      <w:pPr>
        <w:pStyle w:val="a"/>
        <w:ind w:left="480" w:hanging="480"/>
        <w:rPr>
          <w:sz w:val="24"/>
          <w:szCs w:val="24"/>
        </w:rPr>
      </w:pPr>
      <w:r>
        <w:rPr>
          <w:rFonts w:hint="eastAsia"/>
          <w:sz w:val="24"/>
          <w:szCs w:val="24"/>
        </w:rPr>
        <w:t>如果关系</w:t>
      </w:r>
      <w:r>
        <w:rPr>
          <w:rFonts w:hint="eastAsia"/>
          <w:sz w:val="24"/>
          <w:szCs w:val="24"/>
        </w:rPr>
        <w:t>R2</w:t>
      </w:r>
      <w:r>
        <w:rPr>
          <w:rFonts w:hint="eastAsia"/>
          <w:sz w:val="24"/>
          <w:szCs w:val="24"/>
        </w:rPr>
        <w:t>的外部关系键</w:t>
      </w:r>
      <w:r>
        <w:rPr>
          <w:rFonts w:hint="eastAsia"/>
          <w:sz w:val="24"/>
          <w:szCs w:val="24"/>
        </w:rPr>
        <w:t>X</w:t>
      </w:r>
      <w:r>
        <w:rPr>
          <w:rFonts w:hint="eastAsia"/>
          <w:sz w:val="24"/>
          <w:szCs w:val="24"/>
        </w:rPr>
        <w:t>与关系</w:t>
      </w:r>
      <w:r>
        <w:rPr>
          <w:rFonts w:hint="eastAsia"/>
          <w:sz w:val="24"/>
          <w:szCs w:val="24"/>
        </w:rPr>
        <w:t>R1</w:t>
      </w:r>
      <w:r>
        <w:rPr>
          <w:rFonts w:hint="eastAsia"/>
          <w:sz w:val="24"/>
          <w:szCs w:val="24"/>
        </w:rPr>
        <w:t>的主关系键相符，则外部关系键</w:t>
      </w:r>
      <w:r>
        <w:rPr>
          <w:rFonts w:hint="eastAsia"/>
          <w:sz w:val="24"/>
          <w:szCs w:val="24"/>
        </w:rPr>
        <w:t>X</w:t>
      </w:r>
      <w:r>
        <w:rPr>
          <w:rFonts w:hint="eastAsia"/>
          <w:sz w:val="24"/>
          <w:szCs w:val="24"/>
        </w:rPr>
        <w:t>的每个</w:t>
      </w:r>
      <w:proofErr w:type="gramStart"/>
      <w:r>
        <w:rPr>
          <w:rFonts w:hint="eastAsia"/>
          <w:sz w:val="24"/>
          <w:szCs w:val="24"/>
        </w:rPr>
        <w:t>值必须</w:t>
      </w:r>
      <w:proofErr w:type="gramEnd"/>
      <w:r>
        <w:rPr>
          <w:rFonts w:hint="eastAsia"/>
          <w:sz w:val="24"/>
          <w:szCs w:val="24"/>
        </w:rPr>
        <w:t>在关系</w:t>
      </w:r>
      <w:r>
        <w:rPr>
          <w:rFonts w:hint="eastAsia"/>
          <w:sz w:val="24"/>
          <w:szCs w:val="24"/>
        </w:rPr>
        <w:t>R1</w:t>
      </w:r>
      <w:r>
        <w:rPr>
          <w:rFonts w:hint="eastAsia"/>
          <w:sz w:val="24"/>
          <w:szCs w:val="24"/>
        </w:rPr>
        <w:t>中</w:t>
      </w:r>
      <w:r>
        <w:rPr>
          <w:rFonts w:hint="eastAsia"/>
          <w:sz w:val="24"/>
          <w:szCs w:val="24"/>
        </w:rPr>
        <w:t xml:space="preserve"> </w:t>
      </w:r>
      <w:r>
        <w:rPr>
          <w:rFonts w:hint="eastAsia"/>
          <w:sz w:val="24"/>
          <w:szCs w:val="24"/>
        </w:rPr>
        <w:t>主关系键的值中找到，或者为空，这是关系的（</w:t>
      </w:r>
      <w:r>
        <w:rPr>
          <w:rFonts w:hint="eastAsia"/>
          <w:sz w:val="24"/>
          <w:szCs w:val="24"/>
        </w:rPr>
        <w:t xml:space="preserve">    </w:t>
      </w:r>
      <w:r>
        <w:rPr>
          <w:rFonts w:hint="eastAsia"/>
          <w:sz w:val="24"/>
          <w:szCs w:val="24"/>
        </w:rPr>
        <w:t>）完整性规则。</w:t>
      </w:r>
    </w:p>
    <w:p w14:paraId="0B46E4AB" w14:textId="77777777" w:rsidR="00A83BD8" w:rsidRDefault="00000000">
      <w:pPr>
        <w:rPr>
          <w:sz w:val="24"/>
          <w:szCs w:val="24"/>
        </w:rPr>
      </w:pPr>
      <w:r>
        <w:rPr>
          <w:rFonts w:hint="eastAsia"/>
          <w:sz w:val="24"/>
          <w:szCs w:val="24"/>
        </w:rPr>
        <w:t>A)</w:t>
      </w:r>
      <w:r>
        <w:rPr>
          <w:rFonts w:hint="eastAsia"/>
          <w:sz w:val="24"/>
          <w:szCs w:val="24"/>
        </w:rPr>
        <w:tab/>
      </w:r>
      <w:r>
        <w:rPr>
          <w:rFonts w:hint="eastAsia"/>
          <w:sz w:val="24"/>
          <w:szCs w:val="24"/>
        </w:rPr>
        <w:t>域</w:t>
      </w:r>
    </w:p>
    <w:p w14:paraId="39BF2DAB" w14:textId="77777777" w:rsidR="00A83BD8" w:rsidRDefault="00000000">
      <w:pPr>
        <w:rPr>
          <w:sz w:val="24"/>
          <w:szCs w:val="24"/>
        </w:rPr>
      </w:pPr>
      <w:r>
        <w:rPr>
          <w:rFonts w:hint="eastAsia"/>
          <w:sz w:val="24"/>
          <w:szCs w:val="24"/>
        </w:rPr>
        <w:t>B)</w:t>
      </w:r>
      <w:r>
        <w:rPr>
          <w:rFonts w:hint="eastAsia"/>
          <w:sz w:val="24"/>
          <w:szCs w:val="24"/>
        </w:rPr>
        <w:tab/>
      </w:r>
      <w:r>
        <w:rPr>
          <w:rFonts w:hint="eastAsia"/>
          <w:sz w:val="24"/>
          <w:szCs w:val="24"/>
        </w:rPr>
        <w:t>实体</w:t>
      </w:r>
    </w:p>
    <w:p w14:paraId="7647BFC7" w14:textId="77777777" w:rsidR="00A83BD8" w:rsidRDefault="00000000">
      <w:pPr>
        <w:rPr>
          <w:b/>
          <w:color w:val="FF0000"/>
          <w:sz w:val="24"/>
          <w:szCs w:val="24"/>
          <w:u w:val="single"/>
        </w:rPr>
      </w:pPr>
      <w:r>
        <w:rPr>
          <w:rFonts w:hint="eastAsia"/>
          <w:b/>
          <w:color w:val="FF0000"/>
          <w:sz w:val="24"/>
          <w:szCs w:val="24"/>
          <w:u w:val="single"/>
        </w:rPr>
        <w:t>C)</w:t>
      </w:r>
      <w:r>
        <w:rPr>
          <w:rFonts w:hint="eastAsia"/>
          <w:b/>
          <w:color w:val="FF0000"/>
          <w:sz w:val="24"/>
          <w:szCs w:val="24"/>
          <w:u w:val="single"/>
        </w:rPr>
        <w:tab/>
      </w:r>
      <w:r>
        <w:rPr>
          <w:rFonts w:hint="eastAsia"/>
          <w:b/>
          <w:color w:val="FF0000"/>
          <w:sz w:val="24"/>
          <w:szCs w:val="24"/>
          <w:u w:val="single"/>
        </w:rPr>
        <w:t>参照</w:t>
      </w:r>
    </w:p>
    <w:p w14:paraId="39951A26" w14:textId="77777777" w:rsidR="00A83BD8" w:rsidRDefault="00000000">
      <w:pPr>
        <w:rPr>
          <w:sz w:val="24"/>
          <w:szCs w:val="24"/>
        </w:rPr>
      </w:pPr>
      <w:r>
        <w:rPr>
          <w:rFonts w:hint="eastAsia"/>
          <w:sz w:val="24"/>
          <w:szCs w:val="24"/>
        </w:rPr>
        <w:t>D)</w:t>
      </w:r>
      <w:r>
        <w:rPr>
          <w:rFonts w:hint="eastAsia"/>
          <w:sz w:val="24"/>
          <w:szCs w:val="24"/>
        </w:rPr>
        <w:tab/>
      </w:r>
      <w:r>
        <w:rPr>
          <w:rFonts w:hint="eastAsia"/>
          <w:sz w:val="24"/>
          <w:szCs w:val="24"/>
        </w:rPr>
        <w:t>相对</w:t>
      </w:r>
    </w:p>
    <w:p w14:paraId="2818EA2A" w14:textId="77777777" w:rsidR="00A83BD8" w:rsidRDefault="00A83BD8">
      <w:pPr>
        <w:rPr>
          <w:sz w:val="24"/>
          <w:szCs w:val="24"/>
        </w:rPr>
      </w:pPr>
    </w:p>
    <w:p w14:paraId="5EDC163D" w14:textId="77777777" w:rsidR="00A83BD8" w:rsidRDefault="00000000">
      <w:pPr>
        <w:pStyle w:val="a"/>
        <w:ind w:left="480" w:hanging="480"/>
        <w:rPr>
          <w:sz w:val="24"/>
          <w:szCs w:val="24"/>
        </w:rPr>
      </w:pPr>
      <w:r>
        <w:rPr>
          <w:rFonts w:hint="eastAsia"/>
          <w:sz w:val="24"/>
          <w:szCs w:val="24"/>
        </w:rPr>
        <w:t>下面有关</w:t>
      </w:r>
      <w:r>
        <w:rPr>
          <w:rFonts w:hint="eastAsia"/>
          <w:sz w:val="24"/>
          <w:szCs w:val="24"/>
        </w:rPr>
        <w:t>HAVING</w:t>
      </w:r>
      <w:r>
        <w:rPr>
          <w:rFonts w:hint="eastAsia"/>
          <w:sz w:val="24"/>
          <w:szCs w:val="24"/>
        </w:rPr>
        <w:t>子句描述错误的是（</w:t>
      </w:r>
      <w:r>
        <w:rPr>
          <w:rFonts w:hint="eastAsia"/>
          <w:sz w:val="24"/>
          <w:szCs w:val="24"/>
        </w:rPr>
        <w:t xml:space="preserve">    </w:t>
      </w:r>
      <w:r>
        <w:rPr>
          <w:rFonts w:hint="eastAsia"/>
          <w:sz w:val="24"/>
          <w:szCs w:val="24"/>
        </w:rPr>
        <w:t>）。</w:t>
      </w:r>
    </w:p>
    <w:p w14:paraId="3C4DF8DA" w14:textId="77777777" w:rsidR="00A83BD8" w:rsidRDefault="00000000">
      <w:pPr>
        <w:rPr>
          <w:sz w:val="24"/>
          <w:szCs w:val="24"/>
        </w:rPr>
      </w:pPr>
      <w:r>
        <w:rPr>
          <w:rFonts w:hint="eastAsia"/>
          <w:sz w:val="24"/>
          <w:szCs w:val="24"/>
        </w:rPr>
        <w:t>A)</w:t>
      </w:r>
      <w:r>
        <w:rPr>
          <w:rFonts w:hint="eastAsia"/>
          <w:sz w:val="24"/>
          <w:szCs w:val="24"/>
        </w:rPr>
        <w:tab/>
        <w:t>HAVING</w:t>
      </w:r>
      <w:r>
        <w:rPr>
          <w:rFonts w:hint="eastAsia"/>
          <w:sz w:val="24"/>
          <w:szCs w:val="24"/>
        </w:rPr>
        <w:t>子句必须与</w:t>
      </w:r>
      <w:r>
        <w:rPr>
          <w:rFonts w:hint="eastAsia"/>
          <w:sz w:val="24"/>
          <w:szCs w:val="24"/>
        </w:rPr>
        <w:t>GROUP BY</w:t>
      </w:r>
      <w:r>
        <w:rPr>
          <w:rFonts w:hint="eastAsia"/>
          <w:sz w:val="24"/>
          <w:szCs w:val="24"/>
        </w:rPr>
        <w:t>子句同时使用，不能单独使用</w:t>
      </w:r>
    </w:p>
    <w:p w14:paraId="1650A31B" w14:textId="77777777" w:rsidR="00A83BD8" w:rsidRDefault="00000000">
      <w:pPr>
        <w:rPr>
          <w:b/>
          <w:color w:val="FF0000"/>
          <w:sz w:val="24"/>
          <w:szCs w:val="24"/>
          <w:u w:val="single"/>
        </w:rPr>
      </w:pPr>
      <w:r>
        <w:rPr>
          <w:rFonts w:hint="eastAsia"/>
          <w:b/>
          <w:color w:val="FF0000"/>
          <w:sz w:val="24"/>
          <w:szCs w:val="24"/>
          <w:u w:val="single"/>
        </w:rPr>
        <w:t>B)</w:t>
      </w:r>
      <w:r>
        <w:rPr>
          <w:rFonts w:hint="eastAsia"/>
          <w:b/>
          <w:color w:val="FF0000"/>
          <w:sz w:val="24"/>
          <w:szCs w:val="24"/>
          <w:u w:val="single"/>
        </w:rPr>
        <w:tab/>
      </w:r>
      <w:r>
        <w:rPr>
          <w:rFonts w:hint="eastAsia"/>
          <w:b/>
          <w:color w:val="FF0000"/>
          <w:sz w:val="24"/>
          <w:szCs w:val="24"/>
          <w:u w:val="single"/>
        </w:rPr>
        <w:t>使用</w:t>
      </w:r>
      <w:r>
        <w:rPr>
          <w:rFonts w:hint="eastAsia"/>
          <w:b/>
          <w:color w:val="FF0000"/>
          <w:sz w:val="24"/>
          <w:szCs w:val="24"/>
          <w:u w:val="single"/>
        </w:rPr>
        <w:t>HAVING</w:t>
      </w:r>
      <w:r>
        <w:rPr>
          <w:rFonts w:hint="eastAsia"/>
          <w:b/>
          <w:color w:val="FF0000"/>
          <w:sz w:val="24"/>
          <w:szCs w:val="24"/>
          <w:u w:val="single"/>
        </w:rPr>
        <w:t>子句的同时不能使用</w:t>
      </w:r>
      <w:r>
        <w:rPr>
          <w:rFonts w:hint="eastAsia"/>
          <w:b/>
          <w:color w:val="FF0000"/>
          <w:sz w:val="24"/>
          <w:szCs w:val="24"/>
          <w:u w:val="single"/>
        </w:rPr>
        <w:t>WHERE</w:t>
      </w:r>
      <w:r>
        <w:rPr>
          <w:rFonts w:hint="eastAsia"/>
          <w:b/>
          <w:color w:val="FF0000"/>
          <w:sz w:val="24"/>
          <w:szCs w:val="24"/>
          <w:u w:val="single"/>
        </w:rPr>
        <w:t>子句</w:t>
      </w:r>
    </w:p>
    <w:p w14:paraId="2E8E0978" w14:textId="77777777" w:rsidR="00A83BD8" w:rsidRDefault="00000000">
      <w:pPr>
        <w:rPr>
          <w:sz w:val="24"/>
          <w:szCs w:val="24"/>
        </w:rPr>
      </w:pPr>
      <w:r>
        <w:rPr>
          <w:rFonts w:hint="eastAsia"/>
          <w:sz w:val="24"/>
          <w:szCs w:val="24"/>
        </w:rPr>
        <w:t>C)</w:t>
      </w:r>
      <w:r>
        <w:rPr>
          <w:rFonts w:hint="eastAsia"/>
          <w:sz w:val="24"/>
          <w:szCs w:val="24"/>
        </w:rPr>
        <w:tab/>
      </w:r>
      <w:r>
        <w:rPr>
          <w:rFonts w:hint="eastAsia"/>
          <w:sz w:val="24"/>
          <w:szCs w:val="24"/>
        </w:rPr>
        <w:t>使用</w:t>
      </w:r>
      <w:r>
        <w:rPr>
          <w:rFonts w:hint="eastAsia"/>
          <w:sz w:val="24"/>
          <w:szCs w:val="24"/>
        </w:rPr>
        <w:t>HAVING</w:t>
      </w:r>
      <w:r>
        <w:rPr>
          <w:rFonts w:hint="eastAsia"/>
          <w:sz w:val="24"/>
          <w:szCs w:val="24"/>
        </w:rPr>
        <w:t>子句的同时可以使用</w:t>
      </w:r>
      <w:r>
        <w:rPr>
          <w:rFonts w:hint="eastAsia"/>
          <w:sz w:val="24"/>
          <w:szCs w:val="24"/>
        </w:rPr>
        <w:t>WHERE</w:t>
      </w:r>
      <w:r>
        <w:rPr>
          <w:rFonts w:hint="eastAsia"/>
          <w:sz w:val="24"/>
          <w:szCs w:val="24"/>
        </w:rPr>
        <w:t>子句</w:t>
      </w:r>
    </w:p>
    <w:p w14:paraId="1A0DFF16" w14:textId="77777777" w:rsidR="00A83BD8" w:rsidRDefault="00000000">
      <w:pPr>
        <w:rPr>
          <w:sz w:val="24"/>
          <w:szCs w:val="24"/>
        </w:rPr>
      </w:pPr>
      <w:r>
        <w:rPr>
          <w:rFonts w:hint="eastAsia"/>
          <w:sz w:val="24"/>
          <w:szCs w:val="24"/>
        </w:rPr>
        <w:t>D)</w:t>
      </w:r>
      <w:r>
        <w:rPr>
          <w:rFonts w:hint="eastAsia"/>
          <w:sz w:val="24"/>
          <w:szCs w:val="24"/>
        </w:rPr>
        <w:tab/>
      </w:r>
      <w:r>
        <w:rPr>
          <w:rFonts w:hint="eastAsia"/>
          <w:sz w:val="24"/>
          <w:szCs w:val="24"/>
        </w:rPr>
        <w:t>使用</w:t>
      </w:r>
      <w:r>
        <w:rPr>
          <w:rFonts w:hint="eastAsia"/>
          <w:sz w:val="24"/>
          <w:szCs w:val="24"/>
        </w:rPr>
        <w:t>HAVING</w:t>
      </w:r>
      <w:r>
        <w:rPr>
          <w:rFonts w:hint="eastAsia"/>
          <w:sz w:val="24"/>
          <w:szCs w:val="24"/>
        </w:rPr>
        <w:t>子句的作用是限定分组的条件</w:t>
      </w:r>
    </w:p>
    <w:p w14:paraId="25FFB534" w14:textId="77777777" w:rsidR="00A83BD8" w:rsidRDefault="00A83BD8">
      <w:pPr>
        <w:rPr>
          <w:sz w:val="24"/>
          <w:szCs w:val="24"/>
        </w:rPr>
      </w:pPr>
    </w:p>
    <w:p w14:paraId="5DD746EF" w14:textId="77777777" w:rsidR="00A83BD8" w:rsidRDefault="00000000">
      <w:pPr>
        <w:pStyle w:val="a"/>
        <w:ind w:left="480" w:hanging="480"/>
        <w:rPr>
          <w:sz w:val="24"/>
          <w:szCs w:val="24"/>
        </w:rPr>
      </w:pPr>
      <w:r>
        <w:rPr>
          <w:rFonts w:hint="eastAsia"/>
          <w:sz w:val="24"/>
          <w:szCs w:val="24"/>
        </w:rPr>
        <w:t>SQL</w:t>
      </w:r>
      <w:r>
        <w:rPr>
          <w:rFonts w:hint="eastAsia"/>
          <w:sz w:val="24"/>
          <w:szCs w:val="24"/>
        </w:rPr>
        <w:t>使用（</w:t>
      </w:r>
      <w:r>
        <w:rPr>
          <w:rFonts w:hint="eastAsia"/>
          <w:sz w:val="24"/>
          <w:szCs w:val="24"/>
        </w:rPr>
        <w:t xml:space="preserve">    </w:t>
      </w:r>
      <w:r>
        <w:rPr>
          <w:rFonts w:hint="eastAsia"/>
          <w:sz w:val="24"/>
          <w:szCs w:val="24"/>
        </w:rPr>
        <w:t>）语句为用户授予系统权限或对象权限。</w:t>
      </w:r>
    </w:p>
    <w:p w14:paraId="26C91DC3" w14:textId="77777777" w:rsidR="00A83BD8" w:rsidRDefault="00000000">
      <w:pPr>
        <w:rPr>
          <w:sz w:val="24"/>
          <w:szCs w:val="24"/>
        </w:rPr>
      </w:pPr>
      <w:r>
        <w:rPr>
          <w:sz w:val="24"/>
          <w:szCs w:val="24"/>
        </w:rPr>
        <w:t>A)</w:t>
      </w:r>
      <w:r>
        <w:rPr>
          <w:sz w:val="24"/>
          <w:szCs w:val="24"/>
        </w:rPr>
        <w:tab/>
        <w:t>SELECT</w:t>
      </w:r>
    </w:p>
    <w:p w14:paraId="0C877AA4" w14:textId="77777777" w:rsidR="00A83BD8" w:rsidRDefault="00000000">
      <w:pPr>
        <w:rPr>
          <w:sz w:val="24"/>
          <w:szCs w:val="24"/>
        </w:rPr>
      </w:pPr>
      <w:r>
        <w:rPr>
          <w:sz w:val="24"/>
          <w:szCs w:val="24"/>
        </w:rPr>
        <w:t>B)</w:t>
      </w:r>
      <w:r>
        <w:rPr>
          <w:sz w:val="24"/>
          <w:szCs w:val="24"/>
        </w:rPr>
        <w:tab/>
        <w:t>CREATE</w:t>
      </w:r>
    </w:p>
    <w:p w14:paraId="44788CEA" w14:textId="77777777" w:rsidR="00A83BD8" w:rsidRDefault="00000000">
      <w:pPr>
        <w:rPr>
          <w:b/>
          <w:color w:val="FF0000"/>
          <w:sz w:val="24"/>
          <w:szCs w:val="24"/>
          <w:u w:val="single"/>
        </w:rPr>
      </w:pPr>
      <w:r>
        <w:rPr>
          <w:b/>
          <w:color w:val="FF0000"/>
          <w:sz w:val="24"/>
          <w:szCs w:val="24"/>
          <w:u w:val="single"/>
        </w:rPr>
        <w:t>C)</w:t>
      </w:r>
      <w:r>
        <w:rPr>
          <w:b/>
          <w:color w:val="FF0000"/>
          <w:sz w:val="24"/>
          <w:szCs w:val="24"/>
          <w:u w:val="single"/>
        </w:rPr>
        <w:tab/>
        <w:t>GRANT</w:t>
      </w:r>
    </w:p>
    <w:p w14:paraId="5FC2D4B5" w14:textId="77777777" w:rsidR="00A83BD8" w:rsidRDefault="00000000">
      <w:pPr>
        <w:rPr>
          <w:sz w:val="24"/>
          <w:szCs w:val="24"/>
        </w:rPr>
      </w:pPr>
      <w:r>
        <w:rPr>
          <w:sz w:val="24"/>
          <w:szCs w:val="24"/>
        </w:rPr>
        <w:t>D)</w:t>
      </w:r>
      <w:r>
        <w:rPr>
          <w:sz w:val="24"/>
          <w:szCs w:val="24"/>
        </w:rPr>
        <w:tab/>
        <w:t>REVOKE</w:t>
      </w:r>
    </w:p>
    <w:p w14:paraId="50670C94" w14:textId="77777777" w:rsidR="00A83BD8" w:rsidRDefault="00A83BD8">
      <w:pPr>
        <w:rPr>
          <w:sz w:val="24"/>
          <w:szCs w:val="24"/>
        </w:rPr>
      </w:pPr>
    </w:p>
    <w:p w14:paraId="1C5A6807" w14:textId="77777777" w:rsidR="00A83BD8" w:rsidRDefault="00000000">
      <w:pPr>
        <w:pStyle w:val="a"/>
        <w:ind w:left="480" w:hanging="480"/>
        <w:rPr>
          <w:sz w:val="24"/>
          <w:szCs w:val="24"/>
        </w:rPr>
      </w:pPr>
      <w:r>
        <w:rPr>
          <w:rFonts w:hint="eastAsia"/>
          <w:sz w:val="24"/>
          <w:szCs w:val="24"/>
        </w:rPr>
        <w:t>关系模式的任何属性（</w:t>
      </w:r>
      <w:r>
        <w:rPr>
          <w:rFonts w:hint="eastAsia"/>
          <w:sz w:val="24"/>
          <w:szCs w:val="24"/>
        </w:rPr>
        <w:t xml:space="preserve">    </w:t>
      </w:r>
      <w:r>
        <w:rPr>
          <w:rFonts w:hint="eastAsia"/>
          <w:sz w:val="24"/>
          <w:szCs w:val="24"/>
        </w:rPr>
        <w:t>）。</w:t>
      </w:r>
    </w:p>
    <w:p w14:paraId="53559B59" w14:textId="77777777" w:rsidR="00A83BD8" w:rsidRDefault="00000000">
      <w:pPr>
        <w:rPr>
          <w:b/>
          <w:color w:val="FF0000"/>
          <w:sz w:val="24"/>
          <w:szCs w:val="24"/>
          <w:u w:val="single"/>
        </w:rPr>
      </w:pPr>
      <w:r>
        <w:rPr>
          <w:rFonts w:hint="eastAsia"/>
          <w:b/>
          <w:color w:val="FF0000"/>
          <w:sz w:val="24"/>
          <w:szCs w:val="24"/>
          <w:u w:val="single"/>
        </w:rPr>
        <w:t>A)</w:t>
      </w:r>
      <w:r>
        <w:rPr>
          <w:rFonts w:hint="eastAsia"/>
          <w:b/>
          <w:color w:val="FF0000"/>
          <w:sz w:val="24"/>
          <w:szCs w:val="24"/>
          <w:u w:val="single"/>
        </w:rPr>
        <w:tab/>
      </w:r>
      <w:r>
        <w:rPr>
          <w:rFonts w:hint="eastAsia"/>
          <w:b/>
          <w:color w:val="FF0000"/>
          <w:sz w:val="24"/>
          <w:szCs w:val="24"/>
          <w:u w:val="single"/>
        </w:rPr>
        <w:t>不可再分</w:t>
      </w:r>
    </w:p>
    <w:p w14:paraId="16359820" w14:textId="77777777" w:rsidR="00A83BD8" w:rsidRDefault="00000000">
      <w:pPr>
        <w:rPr>
          <w:sz w:val="24"/>
          <w:szCs w:val="24"/>
        </w:rPr>
      </w:pPr>
      <w:r>
        <w:rPr>
          <w:rFonts w:hint="eastAsia"/>
          <w:sz w:val="24"/>
          <w:szCs w:val="24"/>
        </w:rPr>
        <w:t>B)</w:t>
      </w:r>
      <w:r>
        <w:rPr>
          <w:rFonts w:hint="eastAsia"/>
          <w:sz w:val="24"/>
          <w:szCs w:val="24"/>
        </w:rPr>
        <w:tab/>
      </w:r>
      <w:r>
        <w:rPr>
          <w:rFonts w:hint="eastAsia"/>
          <w:sz w:val="24"/>
          <w:szCs w:val="24"/>
        </w:rPr>
        <w:t>可再分</w:t>
      </w:r>
    </w:p>
    <w:p w14:paraId="2119C198" w14:textId="77777777" w:rsidR="00A83BD8" w:rsidRDefault="00000000">
      <w:pPr>
        <w:rPr>
          <w:sz w:val="24"/>
          <w:szCs w:val="24"/>
        </w:rPr>
      </w:pPr>
      <w:r>
        <w:rPr>
          <w:rFonts w:hint="eastAsia"/>
          <w:sz w:val="24"/>
          <w:szCs w:val="24"/>
        </w:rPr>
        <w:t>C)</w:t>
      </w:r>
      <w:r>
        <w:rPr>
          <w:rFonts w:hint="eastAsia"/>
          <w:sz w:val="24"/>
          <w:szCs w:val="24"/>
        </w:rPr>
        <w:tab/>
      </w:r>
      <w:r>
        <w:rPr>
          <w:rFonts w:hint="eastAsia"/>
          <w:sz w:val="24"/>
          <w:szCs w:val="24"/>
        </w:rPr>
        <w:t>命名在</w:t>
      </w:r>
      <w:proofErr w:type="gramStart"/>
      <w:r>
        <w:rPr>
          <w:rFonts w:hint="eastAsia"/>
          <w:sz w:val="24"/>
          <w:szCs w:val="24"/>
        </w:rPr>
        <w:t>该关系</w:t>
      </w:r>
      <w:proofErr w:type="gramEnd"/>
      <w:r>
        <w:rPr>
          <w:rFonts w:hint="eastAsia"/>
          <w:sz w:val="24"/>
          <w:szCs w:val="24"/>
        </w:rPr>
        <w:t>模式中不唯一</w:t>
      </w:r>
    </w:p>
    <w:p w14:paraId="7424A002" w14:textId="77777777" w:rsidR="00A83BD8" w:rsidRDefault="00000000">
      <w:pPr>
        <w:rPr>
          <w:sz w:val="24"/>
          <w:szCs w:val="24"/>
        </w:rPr>
      </w:pPr>
      <w:r>
        <w:rPr>
          <w:rFonts w:hint="eastAsia"/>
          <w:sz w:val="24"/>
          <w:szCs w:val="24"/>
        </w:rPr>
        <w:t>D)</w:t>
      </w:r>
      <w:r>
        <w:rPr>
          <w:rFonts w:hint="eastAsia"/>
          <w:sz w:val="24"/>
          <w:szCs w:val="24"/>
        </w:rPr>
        <w:tab/>
      </w:r>
      <w:r>
        <w:rPr>
          <w:rFonts w:hint="eastAsia"/>
          <w:sz w:val="24"/>
          <w:szCs w:val="24"/>
        </w:rPr>
        <w:t>以上都不是</w:t>
      </w:r>
    </w:p>
    <w:p w14:paraId="3C1B6AFB" w14:textId="77777777" w:rsidR="00A83BD8" w:rsidRDefault="00A83BD8">
      <w:pPr>
        <w:rPr>
          <w:sz w:val="24"/>
          <w:szCs w:val="24"/>
        </w:rPr>
      </w:pPr>
    </w:p>
    <w:p w14:paraId="02E3FB93" w14:textId="77777777" w:rsidR="00A83BD8" w:rsidRDefault="00000000">
      <w:pPr>
        <w:pStyle w:val="a"/>
        <w:ind w:left="480" w:hanging="480"/>
        <w:rPr>
          <w:sz w:val="24"/>
          <w:szCs w:val="24"/>
        </w:rPr>
      </w:pPr>
      <w:r>
        <w:rPr>
          <w:rFonts w:hint="eastAsia"/>
          <w:sz w:val="24"/>
          <w:szCs w:val="24"/>
        </w:rPr>
        <w:t>以下关于视图的描述中，不正确的是（</w:t>
      </w:r>
      <w:r>
        <w:rPr>
          <w:rFonts w:hint="eastAsia"/>
          <w:sz w:val="24"/>
          <w:szCs w:val="24"/>
        </w:rPr>
        <w:t xml:space="preserve">    </w:t>
      </w:r>
      <w:r>
        <w:rPr>
          <w:rFonts w:hint="eastAsia"/>
          <w:sz w:val="24"/>
          <w:szCs w:val="24"/>
        </w:rPr>
        <w:t>）。</w:t>
      </w:r>
    </w:p>
    <w:p w14:paraId="7F36E873" w14:textId="77777777" w:rsidR="00A83BD8" w:rsidRDefault="00000000">
      <w:pPr>
        <w:rPr>
          <w:sz w:val="24"/>
          <w:szCs w:val="24"/>
        </w:rPr>
      </w:pPr>
      <w:r>
        <w:rPr>
          <w:rFonts w:hint="eastAsia"/>
          <w:sz w:val="24"/>
          <w:szCs w:val="24"/>
        </w:rPr>
        <w:t>A)</w:t>
      </w:r>
      <w:r>
        <w:rPr>
          <w:rFonts w:hint="eastAsia"/>
          <w:sz w:val="24"/>
          <w:szCs w:val="24"/>
        </w:rPr>
        <w:tab/>
      </w:r>
      <w:r>
        <w:rPr>
          <w:rFonts w:hint="eastAsia"/>
          <w:sz w:val="24"/>
          <w:szCs w:val="24"/>
        </w:rPr>
        <w:t>视图是外模式</w:t>
      </w:r>
    </w:p>
    <w:p w14:paraId="788090DE" w14:textId="77777777" w:rsidR="00A83BD8" w:rsidRDefault="00000000">
      <w:pPr>
        <w:rPr>
          <w:b/>
          <w:color w:val="FF0000"/>
          <w:sz w:val="24"/>
          <w:szCs w:val="24"/>
        </w:rPr>
      </w:pPr>
      <w:r>
        <w:rPr>
          <w:rFonts w:hint="eastAsia"/>
          <w:b/>
          <w:color w:val="FF0000"/>
          <w:sz w:val="24"/>
          <w:szCs w:val="24"/>
        </w:rPr>
        <w:t>B)</w:t>
      </w:r>
      <w:r>
        <w:rPr>
          <w:rFonts w:hint="eastAsia"/>
          <w:b/>
          <w:color w:val="FF0000"/>
          <w:sz w:val="24"/>
          <w:szCs w:val="24"/>
        </w:rPr>
        <w:tab/>
      </w:r>
      <w:r>
        <w:rPr>
          <w:rFonts w:hint="eastAsia"/>
          <w:b/>
          <w:color w:val="FF0000"/>
          <w:sz w:val="24"/>
          <w:szCs w:val="24"/>
          <w:u w:val="single"/>
        </w:rPr>
        <w:t>使用视图可以加快查询语句的执行速度</w:t>
      </w:r>
    </w:p>
    <w:p w14:paraId="7742869C" w14:textId="77777777" w:rsidR="00A83BD8" w:rsidRDefault="00000000">
      <w:pPr>
        <w:rPr>
          <w:sz w:val="24"/>
          <w:szCs w:val="24"/>
        </w:rPr>
      </w:pPr>
      <w:r>
        <w:rPr>
          <w:rFonts w:hint="eastAsia"/>
          <w:sz w:val="24"/>
          <w:szCs w:val="24"/>
        </w:rPr>
        <w:t>C)</w:t>
      </w:r>
      <w:r>
        <w:rPr>
          <w:rFonts w:hint="eastAsia"/>
          <w:sz w:val="24"/>
          <w:szCs w:val="24"/>
        </w:rPr>
        <w:tab/>
      </w:r>
      <w:r>
        <w:rPr>
          <w:rFonts w:hint="eastAsia"/>
          <w:sz w:val="24"/>
          <w:szCs w:val="24"/>
        </w:rPr>
        <w:t>视图是虚表</w:t>
      </w:r>
    </w:p>
    <w:p w14:paraId="4E331983" w14:textId="77777777" w:rsidR="00A83BD8" w:rsidRDefault="00000000">
      <w:pPr>
        <w:rPr>
          <w:color w:val="000000"/>
          <w:sz w:val="24"/>
          <w:szCs w:val="24"/>
        </w:rPr>
      </w:pPr>
      <w:r>
        <w:rPr>
          <w:rFonts w:hint="eastAsia"/>
          <w:color w:val="000000"/>
          <w:sz w:val="24"/>
          <w:szCs w:val="24"/>
        </w:rPr>
        <w:t>D)</w:t>
      </w:r>
      <w:r>
        <w:rPr>
          <w:rFonts w:hint="eastAsia"/>
          <w:color w:val="000000"/>
          <w:sz w:val="24"/>
          <w:szCs w:val="24"/>
        </w:rPr>
        <w:tab/>
      </w:r>
      <w:r>
        <w:rPr>
          <w:rFonts w:hint="eastAsia"/>
          <w:color w:val="000000"/>
          <w:sz w:val="24"/>
          <w:szCs w:val="24"/>
        </w:rPr>
        <w:t>使用视图可以加快查询语句的编写</w:t>
      </w:r>
    </w:p>
    <w:p w14:paraId="1966A6C3" w14:textId="77777777" w:rsidR="00A83BD8" w:rsidRDefault="00A83BD8">
      <w:pPr>
        <w:rPr>
          <w:color w:val="FF0000"/>
          <w:sz w:val="24"/>
          <w:szCs w:val="24"/>
        </w:rPr>
      </w:pPr>
    </w:p>
    <w:p w14:paraId="12183719" w14:textId="77777777" w:rsidR="00A83BD8" w:rsidRDefault="00000000">
      <w:pPr>
        <w:pStyle w:val="a"/>
        <w:ind w:left="480" w:hanging="480"/>
        <w:rPr>
          <w:sz w:val="24"/>
          <w:szCs w:val="24"/>
        </w:rPr>
      </w:pPr>
      <w:r>
        <w:rPr>
          <w:rFonts w:hint="eastAsia"/>
          <w:sz w:val="24"/>
          <w:szCs w:val="24"/>
        </w:rPr>
        <w:lastRenderedPageBreak/>
        <w:t>专门的关系运算不包括下列中的（</w:t>
      </w:r>
      <w:r>
        <w:rPr>
          <w:rFonts w:hint="eastAsia"/>
          <w:sz w:val="24"/>
          <w:szCs w:val="24"/>
        </w:rPr>
        <w:t xml:space="preserve">    </w:t>
      </w:r>
      <w:r>
        <w:rPr>
          <w:rFonts w:hint="eastAsia"/>
          <w:sz w:val="24"/>
          <w:szCs w:val="24"/>
        </w:rPr>
        <w:t>）。</w:t>
      </w:r>
    </w:p>
    <w:p w14:paraId="46066CA9" w14:textId="77777777" w:rsidR="00A83BD8" w:rsidRDefault="00000000">
      <w:pPr>
        <w:rPr>
          <w:sz w:val="24"/>
          <w:szCs w:val="24"/>
        </w:rPr>
      </w:pPr>
      <w:r>
        <w:rPr>
          <w:rFonts w:hint="eastAsia"/>
          <w:sz w:val="24"/>
          <w:szCs w:val="24"/>
        </w:rPr>
        <w:t>A)</w:t>
      </w:r>
      <w:r>
        <w:rPr>
          <w:rFonts w:hint="eastAsia"/>
          <w:sz w:val="24"/>
          <w:szCs w:val="24"/>
        </w:rPr>
        <w:tab/>
      </w:r>
      <w:r>
        <w:rPr>
          <w:rFonts w:hint="eastAsia"/>
          <w:sz w:val="24"/>
          <w:szCs w:val="24"/>
        </w:rPr>
        <w:t>联接运算</w:t>
      </w:r>
    </w:p>
    <w:p w14:paraId="7F835A2B" w14:textId="77777777" w:rsidR="00A83BD8" w:rsidRDefault="00000000">
      <w:pPr>
        <w:rPr>
          <w:sz w:val="24"/>
          <w:szCs w:val="24"/>
        </w:rPr>
      </w:pPr>
      <w:r>
        <w:rPr>
          <w:rFonts w:hint="eastAsia"/>
          <w:sz w:val="24"/>
          <w:szCs w:val="24"/>
        </w:rPr>
        <w:t>B)</w:t>
      </w:r>
      <w:r>
        <w:rPr>
          <w:rFonts w:hint="eastAsia"/>
          <w:sz w:val="24"/>
          <w:szCs w:val="24"/>
        </w:rPr>
        <w:tab/>
      </w:r>
      <w:r>
        <w:rPr>
          <w:rFonts w:hint="eastAsia"/>
          <w:sz w:val="24"/>
          <w:szCs w:val="24"/>
        </w:rPr>
        <w:t>选择运算</w:t>
      </w:r>
    </w:p>
    <w:p w14:paraId="6D272E76" w14:textId="77777777" w:rsidR="00A83BD8" w:rsidRDefault="00000000">
      <w:pPr>
        <w:rPr>
          <w:sz w:val="24"/>
          <w:szCs w:val="24"/>
        </w:rPr>
      </w:pPr>
      <w:r>
        <w:rPr>
          <w:rFonts w:hint="eastAsia"/>
          <w:sz w:val="24"/>
          <w:szCs w:val="24"/>
        </w:rPr>
        <w:t>C)</w:t>
      </w:r>
      <w:r>
        <w:rPr>
          <w:rFonts w:hint="eastAsia"/>
          <w:sz w:val="24"/>
          <w:szCs w:val="24"/>
        </w:rPr>
        <w:tab/>
      </w:r>
      <w:r>
        <w:rPr>
          <w:rFonts w:hint="eastAsia"/>
          <w:sz w:val="24"/>
          <w:szCs w:val="24"/>
        </w:rPr>
        <w:t>投影运算</w:t>
      </w:r>
    </w:p>
    <w:p w14:paraId="132E550A" w14:textId="77777777" w:rsidR="00A83BD8" w:rsidRDefault="00000000">
      <w:pPr>
        <w:rPr>
          <w:b/>
          <w:color w:val="FF0000"/>
          <w:sz w:val="24"/>
          <w:szCs w:val="24"/>
          <w:u w:val="single"/>
        </w:rPr>
      </w:pPr>
      <w:r>
        <w:rPr>
          <w:rFonts w:hint="eastAsia"/>
          <w:b/>
          <w:color w:val="FF0000"/>
          <w:sz w:val="24"/>
          <w:szCs w:val="24"/>
          <w:u w:val="single"/>
        </w:rPr>
        <w:t>D)</w:t>
      </w:r>
      <w:r>
        <w:rPr>
          <w:rFonts w:hint="eastAsia"/>
          <w:b/>
          <w:color w:val="FF0000"/>
          <w:sz w:val="24"/>
          <w:szCs w:val="24"/>
          <w:u w:val="single"/>
        </w:rPr>
        <w:tab/>
      </w:r>
      <w:r>
        <w:rPr>
          <w:rFonts w:hint="eastAsia"/>
          <w:b/>
          <w:color w:val="FF0000"/>
          <w:sz w:val="24"/>
          <w:szCs w:val="24"/>
          <w:u w:val="single"/>
        </w:rPr>
        <w:t>交运算</w:t>
      </w:r>
    </w:p>
    <w:p w14:paraId="738110F5" w14:textId="77777777" w:rsidR="00A83BD8" w:rsidRDefault="00A83BD8">
      <w:pPr>
        <w:rPr>
          <w:color w:val="FF0000"/>
          <w:sz w:val="24"/>
          <w:szCs w:val="24"/>
        </w:rPr>
      </w:pPr>
    </w:p>
    <w:p w14:paraId="39748D47" w14:textId="77777777" w:rsidR="00A83BD8" w:rsidRDefault="00000000">
      <w:pPr>
        <w:pStyle w:val="a"/>
        <w:ind w:left="480" w:hanging="480"/>
        <w:rPr>
          <w:sz w:val="24"/>
          <w:szCs w:val="24"/>
        </w:rPr>
      </w:pPr>
      <w:r>
        <w:rPr>
          <w:rFonts w:hint="eastAsia"/>
          <w:sz w:val="24"/>
          <w:szCs w:val="24"/>
        </w:rPr>
        <w:t>一个关系只有一个（</w:t>
      </w:r>
      <w:r>
        <w:rPr>
          <w:rFonts w:hint="eastAsia"/>
          <w:sz w:val="24"/>
          <w:szCs w:val="24"/>
        </w:rPr>
        <w:t xml:space="preserve">    </w:t>
      </w:r>
      <w:r>
        <w:rPr>
          <w:rFonts w:hint="eastAsia"/>
          <w:sz w:val="24"/>
          <w:szCs w:val="24"/>
        </w:rPr>
        <w:t>）。</w:t>
      </w:r>
    </w:p>
    <w:p w14:paraId="475CA373" w14:textId="77777777" w:rsidR="00A83BD8" w:rsidRDefault="00000000">
      <w:pPr>
        <w:rPr>
          <w:sz w:val="24"/>
          <w:szCs w:val="24"/>
        </w:rPr>
      </w:pPr>
      <w:r>
        <w:rPr>
          <w:rFonts w:hint="eastAsia"/>
          <w:sz w:val="24"/>
          <w:szCs w:val="24"/>
        </w:rPr>
        <w:t>A)</w:t>
      </w:r>
      <w:r>
        <w:rPr>
          <w:rFonts w:hint="eastAsia"/>
          <w:sz w:val="24"/>
          <w:szCs w:val="24"/>
        </w:rPr>
        <w:tab/>
      </w:r>
      <w:r>
        <w:rPr>
          <w:rFonts w:hint="eastAsia"/>
          <w:sz w:val="24"/>
          <w:szCs w:val="24"/>
        </w:rPr>
        <w:t>超码</w:t>
      </w:r>
    </w:p>
    <w:p w14:paraId="47F757A1" w14:textId="77777777" w:rsidR="00A83BD8" w:rsidRDefault="00000000">
      <w:pPr>
        <w:rPr>
          <w:sz w:val="24"/>
          <w:szCs w:val="24"/>
        </w:rPr>
      </w:pPr>
      <w:r>
        <w:rPr>
          <w:rFonts w:hint="eastAsia"/>
          <w:sz w:val="24"/>
          <w:szCs w:val="24"/>
        </w:rPr>
        <w:t>B)</w:t>
      </w:r>
      <w:r>
        <w:rPr>
          <w:rFonts w:hint="eastAsia"/>
          <w:sz w:val="24"/>
          <w:szCs w:val="24"/>
        </w:rPr>
        <w:tab/>
      </w:r>
      <w:r>
        <w:rPr>
          <w:rFonts w:hint="eastAsia"/>
          <w:sz w:val="24"/>
          <w:szCs w:val="24"/>
        </w:rPr>
        <w:t>外码</w:t>
      </w:r>
    </w:p>
    <w:p w14:paraId="76E9A80E" w14:textId="77777777" w:rsidR="00A83BD8" w:rsidRDefault="00000000">
      <w:pPr>
        <w:rPr>
          <w:sz w:val="24"/>
          <w:szCs w:val="24"/>
        </w:rPr>
      </w:pPr>
      <w:r>
        <w:rPr>
          <w:rFonts w:hint="eastAsia"/>
          <w:sz w:val="24"/>
          <w:szCs w:val="24"/>
        </w:rPr>
        <w:t>C)</w:t>
      </w:r>
      <w:r>
        <w:rPr>
          <w:rFonts w:hint="eastAsia"/>
          <w:sz w:val="24"/>
          <w:szCs w:val="24"/>
        </w:rPr>
        <w:tab/>
      </w:r>
      <w:r>
        <w:rPr>
          <w:rFonts w:hint="eastAsia"/>
          <w:sz w:val="24"/>
          <w:szCs w:val="24"/>
        </w:rPr>
        <w:t>候选码</w:t>
      </w:r>
    </w:p>
    <w:p w14:paraId="7CE128DA" w14:textId="77777777" w:rsidR="00A83BD8" w:rsidRDefault="00000000">
      <w:pPr>
        <w:rPr>
          <w:b/>
          <w:color w:val="FF0000"/>
          <w:sz w:val="24"/>
          <w:szCs w:val="24"/>
        </w:rPr>
      </w:pPr>
      <w:r>
        <w:rPr>
          <w:rFonts w:hint="eastAsia"/>
          <w:b/>
          <w:color w:val="FF0000"/>
          <w:sz w:val="24"/>
          <w:szCs w:val="24"/>
        </w:rPr>
        <w:t>D</w:t>
      </w:r>
      <w:r>
        <w:rPr>
          <w:rFonts w:hint="eastAsia"/>
          <w:b/>
          <w:color w:val="FF0000"/>
          <w:sz w:val="24"/>
          <w:szCs w:val="24"/>
          <w:u w:val="single"/>
        </w:rPr>
        <w:t>)</w:t>
      </w:r>
      <w:r>
        <w:rPr>
          <w:rFonts w:hint="eastAsia"/>
          <w:b/>
          <w:color w:val="FF0000"/>
          <w:sz w:val="24"/>
          <w:szCs w:val="24"/>
          <w:u w:val="single"/>
        </w:rPr>
        <w:tab/>
      </w:r>
      <w:r>
        <w:rPr>
          <w:rFonts w:hint="eastAsia"/>
          <w:b/>
          <w:color w:val="FF0000"/>
          <w:sz w:val="24"/>
          <w:szCs w:val="24"/>
          <w:u w:val="single"/>
        </w:rPr>
        <w:t>主码</w:t>
      </w:r>
    </w:p>
    <w:p w14:paraId="64E9387E" w14:textId="77777777" w:rsidR="00A83BD8" w:rsidRDefault="00A83BD8">
      <w:pPr>
        <w:rPr>
          <w:color w:val="FF0000"/>
          <w:sz w:val="24"/>
          <w:szCs w:val="24"/>
        </w:rPr>
      </w:pPr>
    </w:p>
    <w:p w14:paraId="62291901" w14:textId="77777777" w:rsidR="00A83BD8" w:rsidRDefault="00000000">
      <w:pPr>
        <w:pStyle w:val="a"/>
        <w:ind w:left="480" w:hanging="480"/>
        <w:rPr>
          <w:sz w:val="24"/>
          <w:szCs w:val="24"/>
        </w:rPr>
      </w:pPr>
      <w:r>
        <w:rPr>
          <w:rFonts w:hint="eastAsia"/>
          <w:sz w:val="24"/>
          <w:szCs w:val="24"/>
        </w:rPr>
        <w:t>在关系模型中，以下有关关系的码（键）的描述正确的是（</w:t>
      </w:r>
      <w:r>
        <w:rPr>
          <w:rFonts w:hint="eastAsia"/>
          <w:sz w:val="24"/>
          <w:szCs w:val="24"/>
        </w:rPr>
        <w:t xml:space="preserve">    </w:t>
      </w:r>
      <w:r>
        <w:rPr>
          <w:rFonts w:hint="eastAsia"/>
          <w:sz w:val="24"/>
          <w:szCs w:val="24"/>
        </w:rPr>
        <w:t>）。</w:t>
      </w:r>
    </w:p>
    <w:p w14:paraId="5DB13665" w14:textId="77777777" w:rsidR="00A83BD8" w:rsidRDefault="00000000">
      <w:pPr>
        <w:rPr>
          <w:sz w:val="24"/>
          <w:szCs w:val="24"/>
        </w:rPr>
      </w:pPr>
      <w:r>
        <w:rPr>
          <w:rFonts w:hint="eastAsia"/>
          <w:sz w:val="24"/>
          <w:szCs w:val="24"/>
        </w:rPr>
        <w:t>A)</w:t>
      </w:r>
      <w:r>
        <w:rPr>
          <w:rFonts w:hint="eastAsia"/>
          <w:sz w:val="24"/>
          <w:szCs w:val="24"/>
        </w:rPr>
        <w:tab/>
      </w:r>
      <w:r>
        <w:rPr>
          <w:rFonts w:hint="eastAsia"/>
          <w:sz w:val="24"/>
          <w:szCs w:val="24"/>
        </w:rPr>
        <w:t>可以由任意多个属性组成</w:t>
      </w:r>
    </w:p>
    <w:p w14:paraId="7280A445" w14:textId="77777777" w:rsidR="00A83BD8" w:rsidRDefault="00000000">
      <w:pPr>
        <w:rPr>
          <w:sz w:val="24"/>
          <w:szCs w:val="24"/>
        </w:rPr>
      </w:pPr>
      <w:r>
        <w:rPr>
          <w:rFonts w:hint="eastAsia"/>
          <w:sz w:val="24"/>
          <w:szCs w:val="24"/>
        </w:rPr>
        <w:t>B)</w:t>
      </w:r>
      <w:r>
        <w:rPr>
          <w:rFonts w:hint="eastAsia"/>
          <w:sz w:val="24"/>
          <w:szCs w:val="24"/>
        </w:rPr>
        <w:tab/>
      </w:r>
      <w:proofErr w:type="gramStart"/>
      <w:r>
        <w:rPr>
          <w:rFonts w:hint="eastAsia"/>
          <w:sz w:val="24"/>
          <w:szCs w:val="24"/>
        </w:rPr>
        <w:t>至多由</w:t>
      </w:r>
      <w:proofErr w:type="gramEnd"/>
      <w:r>
        <w:rPr>
          <w:rFonts w:hint="eastAsia"/>
          <w:sz w:val="24"/>
          <w:szCs w:val="24"/>
        </w:rPr>
        <w:t>一个属性组成</w:t>
      </w:r>
    </w:p>
    <w:p w14:paraId="4C2AD444" w14:textId="77777777" w:rsidR="00A83BD8" w:rsidRDefault="00000000">
      <w:pPr>
        <w:rPr>
          <w:b/>
          <w:color w:val="FF0000"/>
          <w:sz w:val="24"/>
          <w:szCs w:val="24"/>
        </w:rPr>
      </w:pPr>
      <w:r>
        <w:rPr>
          <w:rFonts w:hint="eastAsia"/>
          <w:b/>
          <w:color w:val="FF0000"/>
          <w:sz w:val="24"/>
          <w:szCs w:val="24"/>
        </w:rPr>
        <w:t>C)</w:t>
      </w:r>
      <w:r>
        <w:rPr>
          <w:rFonts w:hint="eastAsia"/>
          <w:b/>
          <w:color w:val="FF0000"/>
          <w:sz w:val="24"/>
          <w:szCs w:val="24"/>
          <w:u w:val="single"/>
        </w:rPr>
        <w:tab/>
      </w:r>
      <w:r>
        <w:rPr>
          <w:rFonts w:hint="eastAsia"/>
          <w:b/>
          <w:color w:val="FF0000"/>
          <w:sz w:val="24"/>
          <w:szCs w:val="24"/>
          <w:u w:val="single"/>
        </w:rPr>
        <w:t>由一个或多个属性组成，其值能唯一标识关系中的一个元组</w:t>
      </w:r>
    </w:p>
    <w:p w14:paraId="221E0F72" w14:textId="77777777" w:rsidR="00A83BD8" w:rsidRDefault="00000000">
      <w:pPr>
        <w:rPr>
          <w:sz w:val="24"/>
          <w:szCs w:val="24"/>
        </w:rPr>
      </w:pPr>
      <w:r>
        <w:rPr>
          <w:rFonts w:hint="eastAsia"/>
          <w:sz w:val="24"/>
          <w:szCs w:val="24"/>
        </w:rPr>
        <w:t>D)</w:t>
      </w:r>
      <w:r>
        <w:rPr>
          <w:rFonts w:hint="eastAsia"/>
          <w:sz w:val="24"/>
          <w:szCs w:val="24"/>
        </w:rPr>
        <w:tab/>
      </w:r>
      <w:r>
        <w:rPr>
          <w:rFonts w:hint="eastAsia"/>
          <w:sz w:val="24"/>
          <w:szCs w:val="24"/>
        </w:rPr>
        <w:t>以上都不对</w:t>
      </w:r>
    </w:p>
    <w:p w14:paraId="76433A9D" w14:textId="77777777" w:rsidR="00A83BD8" w:rsidRDefault="00A83BD8">
      <w:pPr>
        <w:rPr>
          <w:sz w:val="24"/>
          <w:szCs w:val="24"/>
        </w:rPr>
      </w:pPr>
    </w:p>
    <w:p w14:paraId="0C2C8DB4" w14:textId="77777777" w:rsidR="00A83BD8" w:rsidRDefault="00000000">
      <w:pPr>
        <w:pStyle w:val="a"/>
        <w:ind w:left="480" w:hanging="480"/>
        <w:rPr>
          <w:sz w:val="24"/>
          <w:szCs w:val="24"/>
        </w:rPr>
      </w:pPr>
      <w:r>
        <w:rPr>
          <w:rFonts w:hint="eastAsia"/>
          <w:sz w:val="24"/>
          <w:szCs w:val="24"/>
        </w:rPr>
        <w:t>SQL</w:t>
      </w:r>
      <w:r>
        <w:rPr>
          <w:rFonts w:hint="eastAsia"/>
          <w:sz w:val="24"/>
          <w:szCs w:val="24"/>
        </w:rPr>
        <w:t>语言中，</w:t>
      </w:r>
      <w:r>
        <w:rPr>
          <w:rFonts w:hint="eastAsia"/>
          <w:sz w:val="24"/>
          <w:szCs w:val="24"/>
        </w:rPr>
        <w:t>SELECT</w:t>
      </w:r>
      <w:r>
        <w:rPr>
          <w:rFonts w:hint="eastAsia"/>
          <w:sz w:val="24"/>
          <w:szCs w:val="24"/>
        </w:rPr>
        <w:t>语句的执行结果是（</w:t>
      </w:r>
      <w:r>
        <w:rPr>
          <w:rFonts w:hint="eastAsia"/>
          <w:sz w:val="24"/>
          <w:szCs w:val="24"/>
        </w:rPr>
        <w:t xml:space="preserve">    </w:t>
      </w:r>
      <w:r>
        <w:rPr>
          <w:rFonts w:hint="eastAsia"/>
          <w:sz w:val="24"/>
          <w:szCs w:val="24"/>
        </w:rPr>
        <w:t>）。</w:t>
      </w:r>
    </w:p>
    <w:p w14:paraId="2444DED3" w14:textId="77777777" w:rsidR="00A83BD8" w:rsidRDefault="00000000">
      <w:pPr>
        <w:rPr>
          <w:sz w:val="24"/>
          <w:szCs w:val="24"/>
        </w:rPr>
      </w:pPr>
      <w:r>
        <w:rPr>
          <w:rFonts w:hint="eastAsia"/>
          <w:sz w:val="24"/>
          <w:szCs w:val="24"/>
        </w:rPr>
        <w:t>A)</w:t>
      </w:r>
      <w:r>
        <w:rPr>
          <w:rFonts w:hint="eastAsia"/>
          <w:sz w:val="24"/>
          <w:szCs w:val="24"/>
        </w:rPr>
        <w:tab/>
      </w:r>
      <w:r>
        <w:rPr>
          <w:rFonts w:hint="eastAsia"/>
          <w:sz w:val="24"/>
          <w:szCs w:val="24"/>
        </w:rPr>
        <w:t>属性</w:t>
      </w:r>
    </w:p>
    <w:p w14:paraId="0125137B" w14:textId="77777777" w:rsidR="00A83BD8" w:rsidRDefault="00000000">
      <w:pPr>
        <w:rPr>
          <w:b/>
          <w:color w:val="FF0000"/>
          <w:sz w:val="24"/>
          <w:szCs w:val="24"/>
        </w:rPr>
      </w:pPr>
      <w:r>
        <w:rPr>
          <w:rFonts w:hint="eastAsia"/>
          <w:b/>
          <w:color w:val="FF0000"/>
          <w:sz w:val="24"/>
          <w:szCs w:val="24"/>
        </w:rPr>
        <w:t>B)</w:t>
      </w:r>
      <w:r>
        <w:rPr>
          <w:rFonts w:hint="eastAsia"/>
          <w:b/>
          <w:color w:val="FF0000"/>
          <w:sz w:val="24"/>
          <w:szCs w:val="24"/>
          <w:u w:val="single"/>
        </w:rPr>
        <w:tab/>
      </w:r>
      <w:r>
        <w:rPr>
          <w:rFonts w:hint="eastAsia"/>
          <w:b/>
          <w:color w:val="FF0000"/>
          <w:sz w:val="24"/>
          <w:szCs w:val="24"/>
          <w:u w:val="single"/>
        </w:rPr>
        <w:t>表</w:t>
      </w:r>
    </w:p>
    <w:p w14:paraId="06690C76" w14:textId="77777777" w:rsidR="00A83BD8" w:rsidRDefault="00000000">
      <w:pPr>
        <w:rPr>
          <w:sz w:val="24"/>
          <w:szCs w:val="24"/>
        </w:rPr>
      </w:pPr>
      <w:r>
        <w:rPr>
          <w:rFonts w:hint="eastAsia"/>
          <w:sz w:val="24"/>
          <w:szCs w:val="24"/>
        </w:rPr>
        <w:t>C)</w:t>
      </w:r>
      <w:r>
        <w:rPr>
          <w:rFonts w:hint="eastAsia"/>
          <w:sz w:val="24"/>
          <w:szCs w:val="24"/>
        </w:rPr>
        <w:tab/>
      </w:r>
      <w:r>
        <w:rPr>
          <w:rFonts w:hint="eastAsia"/>
          <w:sz w:val="24"/>
          <w:szCs w:val="24"/>
        </w:rPr>
        <w:t>元组</w:t>
      </w:r>
    </w:p>
    <w:p w14:paraId="070FB5E2" w14:textId="77777777" w:rsidR="00A83BD8" w:rsidRDefault="00000000">
      <w:pPr>
        <w:rPr>
          <w:sz w:val="24"/>
          <w:szCs w:val="24"/>
        </w:rPr>
      </w:pPr>
      <w:r>
        <w:rPr>
          <w:rFonts w:hint="eastAsia"/>
          <w:sz w:val="24"/>
          <w:szCs w:val="24"/>
        </w:rPr>
        <w:t>D)</w:t>
      </w:r>
      <w:r>
        <w:rPr>
          <w:rFonts w:hint="eastAsia"/>
          <w:sz w:val="24"/>
          <w:szCs w:val="24"/>
        </w:rPr>
        <w:tab/>
      </w:r>
      <w:r>
        <w:rPr>
          <w:rFonts w:hint="eastAsia"/>
          <w:sz w:val="24"/>
          <w:szCs w:val="24"/>
        </w:rPr>
        <w:t>数据库</w:t>
      </w:r>
    </w:p>
    <w:p w14:paraId="00C141C1" w14:textId="77777777" w:rsidR="00A83BD8" w:rsidRDefault="00A83BD8">
      <w:pPr>
        <w:rPr>
          <w:sz w:val="24"/>
          <w:szCs w:val="24"/>
        </w:rPr>
      </w:pPr>
    </w:p>
    <w:p w14:paraId="1104487D" w14:textId="77777777" w:rsidR="00A83BD8" w:rsidRDefault="00000000">
      <w:pPr>
        <w:pStyle w:val="a"/>
        <w:ind w:left="480" w:hanging="480"/>
        <w:rPr>
          <w:sz w:val="24"/>
          <w:szCs w:val="24"/>
        </w:rPr>
      </w:pPr>
      <w:r>
        <w:rPr>
          <w:rFonts w:hint="eastAsia"/>
          <w:sz w:val="24"/>
          <w:szCs w:val="24"/>
        </w:rPr>
        <w:t>两个函数依赖集</w:t>
      </w:r>
      <w:r>
        <w:rPr>
          <w:rFonts w:hint="eastAsia"/>
          <w:sz w:val="24"/>
          <w:szCs w:val="24"/>
        </w:rPr>
        <w:t>F</w:t>
      </w:r>
      <w:r>
        <w:rPr>
          <w:rFonts w:hint="eastAsia"/>
          <w:sz w:val="24"/>
          <w:szCs w:val="24"/>
        </w:rPr>
        <w:t>和</w:t>
      </w:r>
      <w:r>
        <w:rPr>
          <w:rFonts w:hint="eastAsia"/>
          <w:sz w:val="24"/>
          <w:szCs w:val="24"/>
        </w:rPr>
        <w:t>G</w:t>
      </w:r>
      <w:r>
        <w:rPr>
          <w:rFonts w:hint="eastAsia"/>
          <w:sz w:val="24"/>
          <w:szCs w:val="24"/>
        </w:rPr>
        <w:t>等价的充分必要条件是（</w:t>
      </w:r>
      <w:r>
        <w:rPr>
          <w:rFonts w:hint="eastAsia"/>
          <w:sz w:val="24"/>
          <w:szCs w:val="24"/>
        </w:rPr>
        <w:t xml:space="preserve">    </w:t>
      </w:r>
      <w:r>
        <w:rPr>
          <w:rFonts w:hint="eastAsia"/>
          <w:sz w:val="24"/>
          <w:szCs w:val="24"/>
        </w:rPr>
        <w:t>）。</w:t>
      </w:r>
    </w:p>
    <w:p w14:paraId="6C5D91FF" w14:textId="77777777" w:rsidR="00A83BD8" w:rsidRDefault="00000000">
      <w:pPr>
        <w:rPr>
          <w:sz w:val="24"/>
          <w:szCs w:val="24"/>
        </w:rPr>
      </w:pPr>
      <w:r>
        <w:rPr>
          <w:sz w:val="24"/>
          <w:szCs w:val="24"/>
        </w:rPr>
        <w:t>A)</w:t>
      </w:r>
      <w:r>
        <w:rPr>
          <w:sz w:val="24"/>
          <w:szCs w:val="24"/>
        </w:rPr>
        <w:tab/>
        <w:t>F=G</w:t>
      </w:r>
    </w:p>
    <w:p w14:paraId="5CB6D013" w14:textId="77777777" w:rsidR="00A83BD8" w:rsidRDefault="00000000">
      <w:pPr>
        <w:rPr>
          <w:sz w:val="24"/>
          <w:szCs w:val="24"/>
        </w:rPr>
      </w:pPr>
      <w:r>
        <w:rPr>
          <w:sz w:val="24"/>
          <w:szCs w:val="24"/>
        </w:rPr>
        <w:t>B)</w:t>
      </w:r>
      <w:r>
        <w:rPr>
          <w:sz w:val="24"/>
          <w:szCs w:val="24"/>
        </w:rPr>
        <w:tab/>
        <w:t>F+=G</w:t>
      </w:r>
    </w:p>
    <w:p w14:paraId="6C595B04" w14:textId="77777777" w:rsidR="00A83BD8" w:rsidRDefault="00000000">
      <w:pPr>
        <w:rPr>
          <w:sz w:val="24"/>
          <w:szCs w:val="24"/>
        </w:rPr>
      </w:pPr>
      <w:r>
        <w:rPr>
          <w:sz w:val="24"/>
          <w:szCs w:val="24"/>
        </w:rPr>
        <w:t>C)</w:t>
      </w:r>
      <w:r>
        <w:rPr>
          <w:sz w:val="24"/>
          <w:szCs w:val="24"/>
        </w:rPr>
        <w:tab/>
        <w:t>F=G</w:t>
      </w:r>
      <w:r>
        <w:rPr>
          <w:sz w:val="24"/>
          <w:szCs w:val="24"/>
          <w:vertAlign w:val="superscript"/>
        </w:rPr>
        <w:t>+</w:t>
      </w:r>
    </w:p>
    <w:p w14:paraId="3B059ACB" w14:textId="77777777" w:rsidR="00A83BD8" w:rsidRDefault="00000000">
      <w:pPr>
        <w:rPr>
          <w:b/>
          <w:color w:val="FF0000"/>
          <w:sz w:val="24"/>
          <w:szCs w:val="24"/>
          <w:vertAlign w:val="superscript"/>
        </w:rPr>
      </w:pPr>
      <w:r>
        <w:rPr>
          <w:b/>
          <w:color w:val="FF0000"/>
          <w:sz w:val="24"/>
          <w:szCs w:val="24"/>
          <w:u w:val="single"/>
        </w:rPr>
        <w:t>D)</w:t>
      </w:r>
      <w:r>
        <w:rPr>
          <w:b/>
          <w:color w:val="FF0000"/>
          <w:sz w:val="24"/>
          <w:szCs w:val="24"/>
          <w:u w:val="single"/>
        </w:rPr>
        <w:tab/>
        <w:t>F</w:t>
      </w:r>
      <w:r>
        <w:rPr>
          <w:b/>
          <w:color w:val="FF0000"/>
          <w:sz w:val="24"/>
          <w:szCs w:val="24"/>
          <w:u w:val="single"/>
          <w:vertAlign w:val="superscript"/>
        </w:rPr>
        <w:t>+</w:t>
      </w:r>
      <w:r>
        <w:rPr>
          <w:b/>
          <w:color w:val="FF0000"/>
          <w:sz w:val="24"/>
          <w:szCs w:val="24"/>
          <w:u w:val="single"/>
        </w:rPr>
        <w:t>=G</w:t>
      </w:r>
      <w:r>
        <w:rPr>
          <w:b/>
          <w:color w:val="FF0000"/>
          <w:sz w:val="24"/>
          <w:szCs w:val="24"/>
          <w:vertAlign w:val="superscript"/>
        </w:rPr>
        <w:t>+</w:t>
      </w:r>
    </w:p>
    <w:p w14:paraId="61103EC7" w14:textId="77777777" w:rsidR="00A83BD8" w:rsidRDefault="00A83BD8">
      <w:pPr>
        <w:rPr>
          <w:color w:val="FF0000"/>
          <w:sz w:val="24"/>
          <w:szCs w:val="24"/>
        </w:rPr>
      </w:pPr>
    </w:p>
    <w:p w14:paraId="47453AC0" w14:textId="77777777" w:rsidR="00A83BD8" w:rsidRDefault="00000000">
      <w:pPr>
        <w:pStyle w:val="a"/>
        <w:ind w:left="480" w:hanging="480"/>
        <w:rPr>
          <w:sz w:val="24"/>
          <w:szCs w:val="24"/>
        </w:rPr>
      </w:pPr>
      <w:r>
        <w:rPr>
          <w:rFonts w:hint="eastAsia"/>
          <w:sz w:val="24"/>
          <w:szCs w:val="24"/>
        </w:rPr>
        <w:t>实现</w:t>
      </w:r>
      <w:proofErr w:type="gramStart"/>
      <w:r>
        <w:rPr>
          <w:rFonts w:hint="eastAsia"/>
          <w:sz w:val="24"/>
          <w:szCs w:val="24"/>
        </w:rPr>
        <w:t>事务回滚的</w:t>
      </w:r>
      <w:proofErr w:type="gramEnd"/>
      <w:r>
        <w:rPr>
          <w:rFonts w:hint="eastAsia"/>
          <w:sz w:val="24"/>
          <w:szCs w:val="24"/>
        </w:rPr>
        <w:t>语句是（</w:t>
      </w:r>
      <w:r>
        <w:rPr>
          <w:rFonts w:hint="eastAsia"/>
          <w:sz w:val="24"/>
          <w:szCs w:val="24"/>
        </w:rPr>
        <w:t xml:space="preserve">    </w:t>
      </w:r>
      <w:r>
        <w:rPr>
          <w:rFonts w:hint="eastAsia"/>
          <w:sz w:val="24"/>
          <w:szCs w:val="24"/>
        </w:rPr>
        <w:t>）。</w:t>
      </w:r>
    </w:p>
    <w:p w14:paraId="45EBA527" w14:textId="77777777" w:rsidR="00A83BD8" w:rsidRDefault="00000000">
      <w:pPr>
        <w:rPr>
          <w:sz w:val="24"/>
          <w:szCs w:val="24"/>
        </w:rPr>
      </w:pPr>
      <w:r>
        <w:rPr>
          <w:sz w:val="24"/>
          <w:szCs w:val="24"/>
        </w:rPr>
        <w:t>A)</w:t>
      </w:r>
      <w:r>
        <w:rPr>
          <w:sz w:val="24"/>
          <w:szCs w:val="24"/>
        </w:rPr>
        <w:tab/>
        <w:t>DELETE</w:t>
      </w:r>
    </w:p>
    <w:p w14:paraId="7C2B94FE" w14:textId="77777777" w:rsidR="00A83BD8" w:rsidRDefault="00000000">
      <w:pPr>
        <w:rPr>
          <w:sz w:val="24"/>
          <w:szCs w:val="24"/>
        </w:rPr>
      </w:pPr>
      <w:r>
        <w:rPr>
          <w:sz w:val="24"/>
          <w:szCs w:val="24"/>
        </w:rPr>
        <w:t>B)</w:t>
      </w:r>
      <w:r>
        <w:rPr>
          <w:sz w:val="24"/>
          <w:szCs w:val="24"/>
        </w:rPr>
        <w:tab/>
        <w:t>COMMIT</w:t>
      </w:r>
    </w:p>
    <w:p w14:paraId="2EFFCD95" w14:textId="77777777" w:rsidR="00A83BD8" w:rsidRDefault="00000000">
      <w:pPr>
        <w:rPr>
          <w:b/>
          <w:sz w:val="24"/>
          <w:szCs w:val="24"/>
          <w:u w:val="single"/>
        </w:rPr>
      </w:pPr>
      <w:r>
        <w:rPr>
          <w:b/>
          <w:color w:val="FF0000"/>
          <w:sz w:val="24"/>
          <w:szCs w:val="24"/>
          <w:u w:val="single"/>
        </w:rPr>
        <w:t>C)</w:t>
      </w:r>
      <w:r>
        <w:rPr>
          <w:b/>
          <w:color w:val="FF0000"/>
          <w:sz w:val="24"/>
          <w:szCs w:val="24"/>
          <w:u w:val="single"/>
        </w:rPr>
        <w:tab/>
        <w:t>ROLLBACK</w:t>
      </w:r>
    </w:p>
    <w:p w14:paraId="267EA9F8" w14:textId="77777777" w:rsidR="00A83BD8" w:rsidRDefault="00000000">
      <w:pPr>
        <w:rPr>
          <w:sz w:val="24"/>
          <w:szCs w:val="24"/>
        </w:rPr>
      </w:pPr>
      <w:r>
        <w:rPr>
          <w:sz w:val="24"/>
          <w:szCs w:val="24"/>
        </w:rPr>
        <w:t>D)</w:t>
      </w:r>
      <w:r>
        <w:rPr>
          <w:sz w:val="24"/>
          <w:szCs w:val="24"/>
        </w:rPr>
        <w:tab/>
        <w:t>REVOKE</w:t>
      </w:r>
    </w:p>
    <w:p w14:paraId="644B4497" w14:textId="77777777" w:rsidR="00A83BD8" w:rsidRDefault="00A83BD8">
      <w:pPr>
        <w:rPr>
          <w:sz w:val="24"/>
          <w:szCs w:val="24"/>
        </w:rPr>
      </w:pPr>
    </w:p>
    <w:p w14:paraId="36934938" w14:textId="77777777" w:rsidR="00A83BD8" w:rsidRDefault="00000000">
      <w:pPr>
        <w:pStyle w:val="a"/>
        <w:ind w:left="480" w:hanging="480"/>
        <w:rPr>
          <w:sz w:val="24"/>
          <w:szCs w:val="24"/>
        </w:rPr>
      </w:pPr>
      <w:r>
        <w:rPr>
          <w:rFonts w:hint="eastAsia"/>
          <w:sz w:val="24"/>
          <w:szCs w:val="24"/>
        </w:rPr>
        <w:t>若事务</w:t>
      </w:r>
      <w:r>
        <w:rPr>
          <w:rFonts w:hint="eastAsia"/>
          <w:sz w:val="24"/>
          <w:szCs w:val="24"/>
        </w:rPr>
        <w:t>T1</w:t>
      </w:r>
      <w:r>
        <w:rPr>
          <w:rFonts w:hint="eastAsia"/>
          <w:sz w:val="24"/>
          <w:szCs w:val="24"/>
        </w:rPr>
        <w:t>已经给数据</w:t>
      </w:r>
      <w:r>
        <w:rPr>
          <w:rFonts w:hint="eastAsia"/>
          <w:sz w:val="24"/>
          <w:szCs w:val="24"/>
        </w:rPr>
        <w:t>A</w:t>
      </w:r>
      <w:r>
        <w:rPr>
          <w:rFonts w:hint="eastAsia"/>
          <w:sz w:val="24"/>
          <w:szCs w:val="24"/>
        </w:rPr>
        <w:t>加上了共享锁，则事务</w:t>
      </w:r>
      <w:r>
        <w:rPr>
          <w:rFonts w:hint="eastAsia"/>
          <w:sz w:val="24"/>
          <w:szCs w:val="24"/>
        </w:rPr>
        <w:t>T2</w:t>
      </w:r>
      <w:r>
        <w:rPr>
          <w:rFonts w:hint="eastAsia"/>
          <w:sz w:val="24"/>
          <w:szCs w:val="24"/>
        </w:rPr>
        <w:t>（</w:t>
      </w:r>
      <w:r>
        <w:rPr>
          <w:rFonts w:hint="eastAsia"/>
          <w:sz w:val="24"/>
          <w:szCs w:val="24"/>
        </w:rPr>
        <w:t xml:space="preserve">    </w:t>
      </w:r>
      <w:r>
        <w:rPr>
          <w:rFonts w:hint="eastAsia"/>
          <w:sz w:val="24"/>
          <w:szCs w:val="24"/>
        </w:rPr>
        <w:t>）。</w:t>
      </w:r>
    </w:p>
    <w:p w14:paraId="4B6CC68E" w14:textId="77777777" w:rsidR="00A83BD8" w:rsidRDefault="00000000">
      <w:pPr>
        <w:rPr>
          <w:b/>
          <w:color w:val="FF0000"/>
          <w:sz w:val="24"/>
          <w:szCs w:val="24"/>
          <w:u w:val="single"/>
        </w:rPr>
      </w:pPr>
      <w:r>
        <w:rPr>
          <w:rFonts w:hint="eastAsia"/>
          <w:b/>
          <w:color w:val="FF0000"/>
          <w:sz w:val="24"/>
          <w:szCs w:val="24"/>
          <w:u w:val="single"/>
        </w:rPr>
        <w:t>A)</w:t>
      </w:r>
      <w:r>
        <w:rPr>
          <w:rFonts w:hint="eastAsia"/>
          <w:b/>
          <w:color w:val="FF0000"/>
          <w:sz w:val="24"/>
          <w:szCs w:val="24"/>
          <w:u w:val="single"/>
        </w:rPr>
        <w:tab/>
      </w:r>
      <w:r>
        <w:rPr>
          <w:rFonts w:hint="eastAsia"/>
          <w:b/>
          <w:color w:val="FF0000"/>
          <w:sz w:val="24"/>
          <w:szCs w:val="24"/>
          <w:u w:val="single"/>
        </w:rPr>
        <w:t>只能再对</w:t>
      </w:r>
      <w:r>
        <w:rPr>
          <w:rFonts w:hint="eastAsia"/>
          <w:b/>
          <w:color w:val="FF0000"/>
          <w:sz w:val="24"/>
          <w:szCs w:val="24"/>
          <w:u w:val="single"/>
        </w:rPr>
        <w:t>A</w:t>
      </w:r>
      <w:r>
        <w:rPr>
          <w:rFonts w:hint="eastAsia"/>
          <w:b/>
          <w:color w:val="FF0000"/>
          <w:sz w:val="24"/>
          <w:szCs w:val="24"/>
          <w:u w:val="single"/>
        </w:rPr>
        <w:t>加共享锁</w:t>
      </w:r>
    </w:p>
    <w:p w14:paraId="270A0DEE" w14:textId="77777777" w:rsidR="00A83BD8" w:rsidRDefault="00000000">
      <w:pPr>
        <w:rPr>
          <w:sz w:val="24"/>
          <w:szCs w:val="24"/>
        </w:rPr>
      </w:pPr>
      <w:r>
        <w:rPr>
          <w:rFonts w:hint="eastAsia"/>
          <w:sz w:val="24"/>
          <w:szCs w:val="24"/>
        </w:rPr>
        <w:t>B)</w:t>
      </w:r>
      <w:r>
        <w:rPr>
          <w:rFonts w:hint="eastAsia"/>
          <w:sz w:val="24"/>
          <w:szCs w:val="24"/>
        </w:rPr>
        <w:tab/>
      </w:r>
      <w:r>
        <w:rPr>
          <w:rFonts w:hint="eastAsia"/>
          <w:sz w:val="24"/>
          <w:szCs w:val="24"/>
        </w:rPr>
        <w:t>只能再对</w:t>
      </w:r>
      <w:r>
        <w:rPr>
          <w:rFonts w:hint="eastAsia"/>
          <w:sz w:val="24"/>
          <w:szCs w:val="24"/>
        </w:rPr>
        <w:t>A</w:t>
      </w:r>
      <w:r>
        <w:rPr>
          <w:rFonts w:hint="eastAsia"/>
          <w:sz w:val="24"/>
          <w:szCs w:val="24"/>
        </w:rPr>
        <w:t>加排他锁</w:t>
      </w:r>
    </w:p>
    <w:p w14:paraId="47C51CDB" w14:textId="77777777" w:rsidR="00A83BD8" w:rsidRDefault="00000000">
      <w:pPr>
        <w:rPr>
          <w:sz w:val="24"/>
          <w:szCs w:val="24"/>
        </w:rPr>
      </w:pPr>
      <w:r>
        <w:rPr>
          <w:rFonts w:hint="eastAsia"/>
          <w:sz w:val="24"/>
          <w:szCs w:val="24"/>
        </w:rPr>
        <w:t>C)</w:t>
      </w:r>
      <w:r>
        <w:rPr>
          <w:rFonts w:hint="eastAsia"/>
          <w:sz w:val="24"/>
          <w:szCs w:val="24"/>
        </w:rPr>
        <w:tab/>
      </w:r>
      <w:r>
        <w:rPr>
          <w:rFonts w:hint="eastAsia"/>
          <w:sz w:val="24"/>
          <w:szCs w:val="24"/>
        </w:rPr>
        <w:t>可以对</w:t>
      </w:r>
      <w:r>
        <w:rPr>
          <w:rFonts w:hint="eastAsia"/>
          <w:sz w:val="24"/>
          <w:szCs w:val="24"/>
        </w:rPr>
        <w:t>A</w:t>
      </w:r>
      <w:r>
        <w:rPr>
          <w:rFonts w:hint="eastAsia"/>
          <w:sz w:val="24"/>
          <w:szCs w:val="24"/>
        </w:rPr>
        <w:t>加共享锁，也可以对</w:t>
      </w:r>
      <w:r>
        <w:rPr>
          <w:rFonts w:hint="eastAsia"/>
          <w:sz w:val="24"/>
          <w:szCs w:val="24"/>
        </w:rPr>
        <w:t>A</w:t>
      </w:r>
      <w:r>
        <w:rPr>
          <w:rFonts w:hint="eastAsia"/>
          <w:sz w:val="24"/>
          <w:szCs w:val="24"/>
        </w:rPr>
        <w:t>加排他锁</w:t>
      </w:r>
    </w:p>
    <w:p w14:paraId="6FF0DCA4" w14:textId="77777777" w:rsidR="00A83BD8" w:rsidRDefault="00000000">
      <w:pPr>
        <w:rPr>
          <w:sz w:val="24"/>
          <w:szCs w:val="24"/>
        </w:rPr>
      </w:pPr>
      <w:r>
        <w:rPr>
          <w:rFonts w:hint="eastAsia"/>
          <w:sz w:val="24"/>
          <w:szCs w:val="24"/>
        </w:rPr>
        <w:t>D)</w:t>
      </w:r>
      <w:r>
        <w:rPr>
          <w:rFonts w:hint="eastAsia"/>
          <w:sz w:val="24"/>
          <w:szCs w:val="24"/>
        </w:rPr>
        <w:tab/>
      </w:r>
      <w:r>
        <w:rPr>
          <w:rFonts w:hint="eastAsia"/>
          <w:sz w:val="24"/>
          <w:szCs w:val="24"/>
        </w:rPr>
        <w:t>不能再给</w:t>
      </w:r>
      <w:r>
        <w:rPr>
          <w:rFonts w:hint="eastAsia"/>
          <w:sz w:val="24"/>
          <w:szCs w:val="24"/>
        </w:rPr>
        <w:t>A</w:t>
      </w:r>
      <w:r>
        <w:rPr>
          <w:rFonts w:hint="eastAsia"/>
          <w:sz w:val="24"/>
          <w:szCs w:val="24"/>
        </w:rPr>
        <w:t>加任何锁</w:t>
      </w:r>
    </w:p>
    <w:p w14:paraId="064D6CAD" w14:textId="77777777" w:rsidR="00A83BD8" w:rsidRDefault="00A83BD8">
      <w:pPr>
        <w:rPr>
          <w:sz w:val="24"/>
          <w:szCs w:val="24"/>
        </w:rPr>
      </w:pPr>
    </w:p>
    <w:p w14:paraId="634EEE4E" w14:textId="77777777" w:rsidR="00A83BD8" w:rsidRDefault="00000000">
      <w:pPr>
        <w:pStyle w:val="a"/>
        <w:ind w:left="480" w:hanging="480"/>
        <w:rPr>
          <w:sz w:val="24"/>
          <w:szCs w:val="24"/>
        </w:rPr>
      </w:pPr>
      <w:r>
        <w:rPr>
          <w:rFonts w:hint="eastAsia"/>
          <w:sz w:val="24"/>
          <w:szCs w:val="24"/>
        </w:rPr>
        <w:t>解决并发控制带来的数据不一致问题普遍采用的技术是（</w:t>
      </w:r>
      <w:r>
        <w:rPr>
          <w:rFonts w:hint="eastAsia"/>
          <w:sz w:val="24"/>
          <w:szCs w:val="24"/>
        </w:rPr>
        <w:t xml:space="preserve">    </w:t>
      </w:r>
      <w:r>
        <w:rPr>
          <w:rFonts w:hint="eastAsia"/>
          <w:sz w:val="24"/>
          <w:szCs w:val="24"/>
        </w:rPr>
        <w:t>）。</w:t>
      </w:r>
    </w:p>
    <w:p w14:paraId="66190EC9" w14:textId="77777777" w:rsidR="00A83BD8" w:rsidRDefault="00000000">
      <w:pPr>
        <w:rPr>
          <w:b/>
          <w:color w:val="FF0000"/>
          <w:sz w:val="24"/>
          <w:szCs w:val="24"/>
        </w:rPr>
      </w:pPr>
      <w:r>
        <w:rPr>
          <w:rFonts w:hint="eastAsia"/>
          <w:b/>
          <w:color w:val="FF0000"/>
          <w:sz w:val="24"/>
          <w:szCs w:val="24"/>
        </w:rPr>
        <w:t>A)</w:t>
      </w:r>
      <w:r>
        <w:rPr>
          <w:rFonts w:hint="eastAsia"/>
          <w:b/>
          <w:color w:val="FF0000"/>
          <w:sz w:val="24"/>
          <w:szCs w:val="24"/>
        </w:rPr>
        <w:tab/>
      </w:r>
      <w:r>
        <w:rPr>
          <w:rFonts w:hint="eastAsia"/>
          <w:b/>
          <w:color w:val="FF0000"/>
          <w:sz w:val="24"/>
          <w:szCs w:val="24"/>
          <w:u w:val="single"/>
        </w:rPr>
        <w:t>封锁</w:t>
      </w:r>
    </w:p>
    <w:p w14:paraId="6A5916CC" w14:textId="77777777" w:rsidR="00A83BD8" w:rsidRDefault="00000000">
      <w:pPr>
        <w:rPr>
          <w:sz w:val="24"/>
          <w:szCs w:val="24"/>
        </w:rPr>
      </w:pPr>
      <w:r>
        <w:rPr>
          <w:rFonts w:hint="eastAsia"/>
          <w:sz w:val="24"/>
          <w:szCs w:val="24"/>
        </w:rPr>
        <w:lastRenderedPageBreak/>
        <w:t>B)</w:t>
      </w:r>
      <w:r>
        <w:rPr>
          <w:rFonts w:hint="eastAsia"/>
          <w:sz w:val="24"/>
          <w:szCs w:val="24"/>
        </w:rPr>
        <w:tab/>
      </w:r>
      <w:r>
        <w:rPr>
          <w:rFonts w:hint="eastAsia"/>
          <w:sz w:val="24"/>
          <w:szCs w:val="24"/>
        </w:rPr>
        <w:t>存取控制</w:t>
      </w:r>
    </w:p>
    <w:p w14:paraId="76CC91E2" w14:textId="77777777" w:rsidR="00A83BD8" w:rsidRDefault="00000000">
      <w:pPr>
        <w:rPr>
          <w:sz w:val="24"/>
          <w:szCs w:val="24"/>
        </w:rPr>
      </w:pPr>
      <w:r>
        <w:rPr>
          <w:rFonts w:hint="eastAsia"/>
          <w:sz w:val="24"/>
          <w:szCs w:val="24"/>
        </w:rPr>
        <w:t>C)</w:t>
      </w:r>
      <w:r>
        <w:rPr>
          <w:rFonts w:hint="eastAsia"/>
          <w:sz w:val="24"/>
          <w:szCs w:val="24"/>
        </w:rPr>
        <w:tab/>
      </w:r>
      <w:r>
        <w:rPr>
          <w:rFonts w:hint="eastAsia"/>
          <w:sz w:val="24"/>
          <w:szCs w:val="24"/>
        </w:rPr>
        <w:t>恢复</w:t>
      </w:r>
    </w:p>
    <w:p w14:paraId="21057C05" w14:textId="77777777" w:rsidR="00A83BD8" w:rsidRDefault="00000000">
      <w:pPr>
        <w:rPr>
          <w:color w:val="000000"/>
          <w:sz w:val="24"/>
          <w:szCs w:val="24"/>
        </w:rPr>
      </w:pPr>
      <w:r>
        <w:rPr>
          <w:rFonts w:hint="eastAsia"/>
          <w:color w:val="000000"/>
          <w:sz w:val="24"/>
          <w:szCs w:val="24"/>
        </w:rPr>
        <w:t>D)</w:t>
      </w:r>
      <w:r>
        <w:rPr>
          <w:rFonts w:hint="eastAsia"/>
          <w:color w:val="000000"/>
          <w:sz w:val="24"/>
          <w:szCs w:val="24"/>
        </w:rPr>
        <w:tab/>
      </w:r>
      <w:r>
        <w:rPr>
          <w:rFonts w:hint="eastAsia"/>
          <w:color w:val="000000"/>
          <w:sz w:val="24"/>
          <w:szCs w:val="24"/>
        </w:rPr>
        <w:t>协商</w:t>
      </w:r>
    </w:p>
    <w:p w14:paraId="6A739B77" w14:textId="77777777" w:rsidR="00A83BD8" w:rsidRDefault="00A83BD8">
      <w:pPr>
        <w:rPr>
          <w:color w:val="FF0000"/>
          <w:sz w:val="24"/>
          <w:szCs w:val="24"/>
        </w:rPr>
      </w:pPr>
    </w:p>
    <w:p w14:paraId="7020014A" w14:textId="77777777" w:rsidR="00A83BD8" w:rsidRDefault="00000000">
      <w:pPr>
        <w:pStyle w:val="a"/>
        <w:ind w:left="480" w:hanging="480"/>
        <w:rPr>
          <w:sz w:val="24"/>
          <w:szCs w:val="24"/>
        </w:rPr>
      </w:pPr>
      <w:r>
        <w:rPr>
          <w:rFonts w:hint="eastAsia"/>
          <w:sz w:val="24"/>
          <w:szCs w:val="24"/>
        </w:rPr>
        <w:t>在</w:t>
      </w:r>
      <w:r>
        <w:rPr>
          <w:rFonts w:hint="eastAsia"/>
          <w:sz w:val="24"/>
          <w:szCs w:val="24"/>
        </w:rPr>
        <w:t>E</w:t>
      </w:r>
      <w:r>
        <w:rPr>
          <w:rFonts w:hint="eastAsia"/>
          <w:sz w:val="24"/>
          <w:szCs w:val="24"/>
        </w:rPr>
        <w:t>－</w:t>
      </w:r>
      <w:r>
        <w:rPr>
          <w:rFonts w:hint="eastAsia"/>
          <w:sz w:val="24"/>
          <w:szCs w:val="24"/>
        </w:rPr>
        <w:t>R</w:t>
      </w:r>
      <w:r>
        <w:rPr>
          <w:rFonts w:hint="eastAsia"/>
          <w:sz w:val="24"/>
          <w:szCs w:val="24"/>
        </w:rPr>
        <w:t>图中，用来表示实体的图形是（</w:t>
      </w:r>
      <w:r>
        <w:rPr>
          <w:rFonts w:hint="eastAsia"/>
          <w:sz w:val="24"/>
          <w:szCs w:val="24"/>
        </w:rPr>
        <w:t xml:space="preserve">    </w:t>
      </w:r>
      <w:r>
        <w:rPr>
          <w:rFonts w:hint="eastAsia"/>
          <w:sz w:val="24"/>
          <w:szCs w:val="24"/>
        </w:rPr>
        <w:t>）。</w:t>
      </w:r>
    </w:p>
    <w:p w14:paraId="16DE64A7" w14:textId="77777777" w:rsidR="00A83BD8" w:rsidRDefault="00000000">
      <w:pPr>
        <w:rPr>
          <w:b/>
          <w:color w:val="FF0000"/>
          <w:sz w:val="24"/>
          <w:szCs w:val="24"/>
          <w:u w:val="single"/>
        </w:rPr>
      </w:pPr>
      <w:r>
        <w:rPr>
          <w:rFonts w:hint="eastAsia"/>
          <w:b/>
          <w:color w:val="FF0000"/>
          <w:sz w:val="24"/>
          <w:szCs w:val="24"/>
          <w:u w:val="single"/>
        </w:rPr>
        <w:t>A)</w:t>
      </w:r>
      <w:r>
        <w:rPr>
          <w:rFonts w:hint="eastAsia"/>
          <w:b/>
          <w:color w:val="FF0000"/>
          <w:sz w:val="24"/>
          <w:szCs w:val="24"/>
          <w:u w:val="single"/>
        </w:rPr>
        <w:tab/>
      </w:r>
      <w:r>
        <w:rPr>
          <w:rFonts w:hint="eastAsia"/>
          <w:b/>
          <w:color w:val="FF0000"/>
          <w:sz w:val="24"/>
          <w:szCs w:val="24"/>
          <w:u w:val="single"/>
        </w:rPr>
        <w:t>矩形</w:t>
      </w:r>
    </w:p>
    <w:p w14:paraId="6CC81C61" w14:textId="77777777" w:rsidR="00A83BD8" w:rsidRDefault="00000000">
      <w:pPr>
        <w:rPr>
          <w:sz w:val="24"/>
          <w:szCs w:val="24"/>
        </w:rPr>
      </w:pPr>
      <w:r>
        <w:rPr>
          <w:rFonts w:hint="eastAsia"/>
          <w:sz w:val="24"/>
          <w:szCs w:val="24"/>
        </w:rPr>
        <w:t>B)</w:t>
      </w:r>
      <w:r>
        <w:rPr>
          <w:rFonts w:hint="eastAsia"/>
          <w:sz w:val="24"/>
          <w:szCs w:val="24"/>
        </w:rPr>
        <w:tab/>
      </w:r>
      <w:r>
        <w:rPr>
          <w:rFonts w:hint="eastAsia"/>
          <w:sz w:val="24"/>
          <w:szCs w:val="24"/>
        </w:rPr>
        <w:t>椭圆形</w:t>
      </w:r>
    </w:p>
    <w:p w14:paraId="53F59A8A" w14:textId="77777777" w:rsidR="00A83BD8" w:rsidRDefault="00000000">
      <w:pPr>
        <w:rPr>
          <w:sz w:val="24"/>
          <w:szCs w:val="24"/>
        </w:rPr>
      </w:pPr>
      <w:r>
        <w:rPr>
          <w:rFonts w:hint="eastAsia"/>
          <w:sz w:val="24"/>
          <w:szCs w:val="24"/>
        </w:rPr>
        <w:t>C)</w:t>
      </w:r>
      <w:r>
        <w:rPr>
          <w:rFonts w:hint="eastAsia"/>
          <w:sz w:val="24"/>
          <w:szCs w:val="24"/>
        </w:rPr>
        <w:tab/>
      </w:r>
      <w:r>
        <w:rPr>
          <w:rFonts w:hint="eastAsia"/>
          <w:sz w:val="24"/>
          <w:szCs w:val="24"/>
        </w:rPr>
        <w:t>菱形</w:t>
      </w:r>
    </w:p>
    <w:p w14:paraId="10369027" w14:textId="77777777" w:rsidR="00A83BD8" w:rsidRDefault="00000000">
      <w:pPr>
        <w:rPr>
          <w:sz w:val="24"/>
          <w:szCs w:val="24"/>
        </w:rPr>
      </w:pPr>
      <w:r>
        <w:rPr>
          <w:rFonts w:hint="eastAsia"/>
          <w:sz w:val="24"/>
          <w:szCs w:val="24"/>
        </w:rPr>
        <w:t>D)</w:t>
      </w:r>
      <w:r>
        <w:rPr>
          <w:rFonts w:hint="eastAsia"/>
          <w:sz w:val="24"/>
          <w:szCs w:val="24"/>
        </w:rPr>
        <w:tab/>
      </w:r>
      <w:r>
        <w:rPr>
          <w:rFonts w:hint="eastAsia"/>
          <w:sz w:val="24"/>
          <w:szCs w:val="24"/>
        </w:rPr>
        <w:t>三角形</w:t>
      </w:r>
    </w:p>
    <w:p w14:paraId="1844F0DA" w14:textId="77777777" w:rsidR="00A83BD8" w:rsidRDefault="00A83BD8">
      <w:pPr>
        <w:rPr>
          <w:sz w:val="24"/>
          <w:szCs w:val="24"/>
        </w:rPr>
      </w:pPr>
    </w:p>
    <w:p w14:paraId="27D89604" w14:textId="77777777" w:rsidR="00A83BD8" w:rsidRDefault="00000000">
      <w:pPr>
        <w:pStyle w:val="a"/>
        <w:ind w:left="480" w:hanging="480"/>
        <w:rPr>
          <w:sz w:val="24"/>
          <w:szCs w:val="24"/>
        </w:rPr>
      </w:pPr>
      <w:r>
        <w:rPr>
          <w:rFonts w:hint="eastAsia"/>
          <w:sz w:val="24"/>
          <w:szCs w:val="24"/>
        </w:rPr>
        <w:t>如果关系模式</w:t>
      </w:r>
      <w:r>
        <w:rPr>
          <w:rFonts w:hint="eastAsia"/>
          <w:sz w:val="24"/>
          <w:szCs w:val="24"/>
        </w:rPr>
        <w:t>R</w:t>
      </w:r>
      <w:r>
        <w:rPr>
          <w:rFonts w:hint="eastAsia"/>
          <w:sz w:val="24"/>
          <w:szCs w:val="24"/>
        </w:rPr>
        <w:t>上有函数依赖</w:t>
      </w:r>
      <w:r>
        <w:rPr>
          <w:rFonts w:hint="eastAsia"/>
          <w:sz w:val="24"/>
          <w:szCs w:val="24"/>
        </w:rPr>
        <w:t>AB</w:t>
      </w:r>
      <w:r>
        <w:rPr>
          <w:rFonts w:hint="eastAsia"/>
          <w:sz w:val="24"/>
          <w:szCs w:val="24"/>
        </w:rPr>
        <w:t>→</w:t>
      </w:r>
      <w:r>
        <w:rPr>
          <w:rFonts w:hint="eastAsia"/>
          <w:sz w:val="24"/>
          <w:szCs w:val="24"/>
        </w:rPr>
        <w:t>C</w:t>
      </w:r>
      <w:r>
        <w:rPr>
          <w:rFonts w:hint="eastAsia"/>
          <w:sz w:val="24"/>
          <w:szCs w:val="24"/>
        </w:rPr>
        <w:t>和</w:t>
      </w:r>
      <w:r>
        <w:rPr>
          <w:rFonts w:hint="eastAsia"/>
          <w:sz w:val="24"/>
          <w:szCs w:val="24"/>
        </w:rPr>
        <w:t>A</w:t>
      </w:r>
      <w:r>
        <w:rPr>
          <w:rFonts w:hint="eastAsia"/>
          <w:sz w:val="24"/>
          <w:szCs w:val="24"/>
        </w:rPr>
        <w:t>→</w:t>
      </w:r>
      <w:r>
        <w:rPr>
          <w:rFonts w:hint="eastAsia"/>
          <w:sz w:val="24"/>
          <w:szCs w:val="24"/>
        </w:rPr>
        <w:t>C</w:t>
      </w:r>
      <w:r>
        <w:rPr>
          <w:rFonts w:hint="eastAsia"/>
          <w:sz w:val="24"/>
          <w:szCs w:val="24"/>
        </w:rPr>
        <w:t>，则</w:t>
      </w:r>
      <w:r>
        <w:rPr>
          <w:rFonts w:hint="eastAsia"/>
          <w:sz w:val="24"/>
          <w:szCs w:val="24"/>
        </w:rPr>
        <w:t>R</w:t>
      </w:r>
      <w:r>
        <w:rPr>
          <w:rFonts w:hint="eastAsia"/>
          <w:sz w:val="24"/>
          <w:szCs w:val="24"/>
        </w:rPr>
        <w:t>中存在（</w:t>
      </w:r>
      <w:r>
        <w:rPr>
          <w:rFonts w:hint="eastAsia"/>
          <w:sz w:val="24"/>
          <w:szCs w:val="24"/>
        </w:rPr>
        <w:t xml:space="preserve">    </w:t>
      </w:r>
      <w:r>
        <w:rPr>
          <w:rFonts w:hint="eastAsia"/>
          <w:sz w:val="24"/>
          <w:szCs w:val="24"/>
        </w:rPr>
        <w:t>）。</w:t>
      </w:r>
    </w:p>
    <w:p w14:paraId="3AFFE17C" w14:textId="77777777" w:rsidR="00A83BD8" w:rsidRDefault="00000000">
      <w:pPr>
        <w:rPr>
          <w:sz w:val="24"/>
          <w:szCs w:val="24"/>
        </w:rPr>
      </w:pPr>
      <w:r>
        <w:rPr>
          <w:rFonts w:hint="eastAsia"/>
          <w:sz w:val="24"/>
          <w:szCs w:val="24"/>
        </w:rPr>
        <w:t>A)</w:t>
      </w:r>
      <w:r>
        <w:rPr>
          <w:rFonts w:hint="eastAsia"/>
          <w:sz w:val="24"/>
          <w:szCs w:val="24"/>
        </w:rPr>
        <w:tab/>
      </w:r>
      <w:r>
        <w:rPr>
          <w:rFonts w:hint="eastAsia"/>
          <w:sz w:val="24"/>
          <w:szCs w:val="24"/>
        </w:rPr>
        <w:t>完全函数依赖</w:t>
      </w:r>
    </w:p>
    <w:p w14:paraId="057A1736" w14:textId="77777777" w:rsidR="00A83BD8" w:rsidRDefault="00000000">
      <w:pPr>
        <w:rPr>
          <w:b/>
          <w:color w:val="FF0000"/>
          <w:sz w:val="24"/>
          <w:szCs w:val="24"/>
        </w:rPr>
      </w:pPr>
      <w:r>
        <w:rPr>
          <w:rFonts w:hint="eastAsia"/>
          <w:b/>
          <w:color w:val="FF0000"/>
          <w:sz w:val="24"/>
          <w:szCs w:val="24"/>
        </w:rPr>
        <w:t>B)</w:t>
      </w:r>
      <w:r>
        <w:rPr>
          <w:rFonts w:hint="eastAsia"/>
          <w:b/>
          <w:color w:val="FF0000"/>
          <w:sz w:val="24"/>
          <w:szCs w:val="24"/>
          <w:u w:val="single"/>
        </w:rPr>
        <w:tab/>
      </w:r>
      <w:r>
        <w:rPr>
          <w:rFonts w:hint="eastAsia"/>
          <w:b/>
          <w:color w:val="FF0000"/>
          <w:sz w:val="24"/>
          <w:szCs w:val="24"/>
          <w:u w:val="single"/>
        </w:rPr>
        <w:t>部分函数依赖</w:t>
      </w:r>
    </w:p>
    <w:p w14:paraId="37D918D5" w14:textId="77777777" w:rsidR="00A83BD8" w:rsidRDefault="00000000">
      <w:pPr>
        <w:rPr>
          <w:sz w:val="24"/>
          <w:szCs w:val="24"/>
        </w:rPr>
      </w:pPr>
      <w:r>
        <w:rPr>
          <w:rFonts w:hint="eastAsia"/>
          <w:sz w:val="24"/>
          <w:szCs w:val="24"/>
        </w:rPr>
        <w:t>C)</w:t>
      </w:r>
      <w:r>
        <w:rPr>
          <w:rFonts w:hint="eastAsia"/>
          <w:sz w:val="24"/>
          <w:szCs w:val="24"/>
        </w:rPr>
        <w:tab/>
      </w:r>
      <w:r>
        <w:rPr>
          <w:rFonts w:hint="eastAsia"/>
          <w:sz w:val="24"/>
          <w:szCs w:val="24"/>
        </w:rPr>
        <w:t>传递函数依赖</w:t>
      </w:r>
    </w:p>
    <w:p w14:paraId="1E9A6F49" w14:textId="77777777" w:rsidR="00A83BD8" w:rsidRDefault="00000000">
      <w:pPr>
        <w:rPr>
          <w:sz w:val="24"/>
          <w:szCs w:val="24"/>
        </w:rPr>
      </w:pPr>
      <w:r>
        <w:rPr>
          <w:rFonts w:hint="eastAsia"/>
          <w:sz w:val="24"/>
          <w:szCs w:val="24"/>
        </w:rPr>
        <w:t>D)</w:t>
      </w:r>
      <w:r>
        <w:rPr>
          <w:rFonts w:hint="eastAsia"/>
          <w:sz w:val="24"/>
          <w:szCs w:val="24"/>
        </w:rPr>
        <w:tab/>
      </w:r>
      <w:r>
        <w:rPr>
          <w:rFonts w:hint="eastAsia"/>
          <w:sz w:val="24"/>
          <w:szCs w:val="24"/>
        </w:rPr>
        <w:t>多值依赖</w:t>
      </w:r>
    </w:p>
    <w:p w14:paraId="25ABF712" w14:textId="77777777" w:rsidR="00A83BD8" w:rsidRDefault="00A83BD8">
      <w:pPr>
        <w:rPr>
          <w:sz w:val="24"/>
          <w:szCs w:val="24"/>
        </w:rPr>
      </w:pPr>
    </w:p>
    <w:p w14:paraId="5132462E" w14:textId="77777777" w:rsidR="00A83BD8" w:rsidRDefault="00000000">
      <w:pPr>
        <w:pStyle w:val="a"/>
        <w:ind w:left="480" w:hanging="480"/>
        <w:rPr>
          <w:sz w:val="24"/>
          <w:szCs w:val="24"/>
        </w:rPr>
      </w:pPr>
      <w:r>
        <w:rPr>
          <w:rFonts w:hint="eastAsia"/>
          <w:sz w:val="24"/>
          <w:szCs w:val="24"/>
        </w:rPr>
        <w:t>如果</w:t>
      </w:r>
      <w:r>
        <w:rPr>
          <w:sz w:val="24"/>
          <w:szCs w:val="24"/>
        </w:rPr>
        <w:t>X</w:t>
      </w:r>
      <w:r>
        <w:rPr>
          <w:rFonts w:hint="eastAsia"/>
          <w:sz w:val="24"/>
          <w:szCs w:val="24"/>
        </w:rPr>
        <w:t>→</w:t>
      </w:r>
      <w:r>
        <w:rPr>
          <w:sz w:val="24"/>
          <w:szCs w:val="24"/>
        </w:rPr>
        <w:t>Y</w:t>
      </w:r>
      <w:r>
        <w:rPr>
          <w:rFonts w:hint="eastAsia"/>
          <w:sz w:val="24"/>
          <w:szCs w:val="24"/>
        </w:rPr>
        <w:t>和</w:t>
      </w:r>
      <w:r>
        <w:rPr>
          <w:sz w:val="24"/>
          <w:szCs w:val="24"/>
        </w:rPr>
        <w:t>Y</w:t>
      </w:r>
      <w:r>
        <w:rPr>
          <w:rFonts w:ascii="Cambria Math" w:hAnsi="Cambria Math" w:cs="Cambria Math"/>
          <w:sz w:val="24"/>
          <w:szCs w:val="24"/>
        </w:rPr>
        <w:t>⊆</w:t>
      </w:r>
      <w:r>
        <w:rPr>
          <w:sz w:val="24"/>
          <w:szCs w:val="24"/>
        </w:rPr>
        <w:t>X</w:t>
      </w:r>
      <w:r>
        <w:rPr>
          <w:rFonts w:hint="eastAsia"/>
          <w:sz w:val="24"/>
          <w:szCs w:val="24"/>
        </w:rPr>
        <w:t>成立，那么</w:t>
      </w:r>
      <w:r>
        <w:rPr>
          <w:sz w:val="24"/>
          <w:szCs w:val="24"/>
        </w:rPr>
        <w:t>X</w:t>
      </w:r>
      <w:r>
        <w:rPr>
          <w:rFonts w:hint="eastAsia"/>
          <w:sz w:val="24"/>
          <w:szCs w:val="24"/>
        </w:rPr>
        <w:t>→</w:t>
      </w:r>
      <w:r>
        <w:rPr>
          <w:sz w:val="24"/>
          <w:szCs w:val="24"/>
        </w:rPr>
        <w:t>Y</w:t>
      </w:r>
      <w:r>
        <w:rPr>
          <w:rFonts w:hint="eastAsia"/>
          <w:sz w:val="24"/>
          <w:szCs w:val="24"/>
        </w:rPr>
        <w:t>是一个平凡的函数依赖，他可以根据</w:t>
      </w:r>
      <w:r>
        <w:rPr>
          <w:sz w:val="24"/>
          <w:szCs w:val="24"/>
        </w:rPr>
        <w:t>Armstrong</w:t>
      </w:r>
      <w:r>
        <w:rPr>
          <w:rFonts w:hint="eastAsia"/>
          <w:sz w:val="24"/>
          <w:szCs w:val="24"/>
        </w:rPr>
        <w:t>推理规则的</w:t>
      </w:r>
      <w:r>
        <w:rPr>
          <w:sz w:val="24"/>
          <w:szCs w:val="24"/>
        </w:rPr>
        <w:t xml:space="preserve"> </w:t>
      </w:r>
      <w:r>
        <w:rPr>
          <w:rFonts w:hint="eastAsia"/>
          <w:sz w:val="24"/>
          <w:szCs w:val="24"/>
        </w:rPr>
        <w:t>（</w:t>
      </w:r>
      <w:r>
        <w:rPr>
          <w:sz w:val="24"/>
          <w:szCs w:val="24"/>
        </w:rPr>
        <w:t xml:space="preserve">    </w:t>
      </w:r>
      <w:r>
        <w:rPr>
          <w:rFonts w:hint="eastAsia"/>
          <w:sz w:val="24"/>
          <w:szCs w:val="24"/>
        </w:rPr>
        <w:t>）推出。</w:t>
      </w:r>
    </w:p>
    <w:p w14:paraId="10BB27FC" w14:textId="77777777" w:rsidR="00A83BD8" w:rsidRDefault="00000000">
      <w:pPr>
        <w:rPr>
          <w:b/>
          <w:sz w:val="24"/>
          <w:szCs w:val="24"/>
          <w:u w:val="single"/>
        </w:rPr>
      </w:pPr>
      <w:r>
        <w:rPr>
          <w:rFonts w:hint="eastAsia"/>
          <w:b/>
          <w:color w:val="FF0000"/>
          <w:sz w:val="24"/>
          <w:szCs w:val="24"/>
        </w:rPr>
        <w:t>A)</w:t>
      </w:r>
      <w:r>
        <w:rPr>
          <w:rFonts w:hint="eastAsia"/>
          <w:b/>
          <w:color w:val="FF0000"/>
          <w:sz w:val="24"/>
          <w:szCs w:val="24"/>
        </w:rPr>
        <w:tab/>
      </w:r>
      <w:r>
        <w:rPr>
          <w:rFonts w:hint="eastAsia"/>
          <w:b/>
          <w:color w:val="FF0000"/>
          <w:sz w:val="24"/>
          <w:szCs w:val="24"/>
          <w:u w:val="single"/>
        </w:rPr>
        <w:t>自反律</w:t>
      </w:r>
    </w:p>
    <w:p w14:paraId="76F996C8" w14:textId="77777777" w:rsidR="00A83BD8" w:rsidRDefault="00000000">
      <w:pPr>
        <w:rPr>
          <w:sz w:val="24"/>
          <w:szCs w:val="24"/>
        </w:rPr>
      </w:pPr>
      <w:r>
        <w:rPr>
          <w:rFonts w:hint="eastAsia"/>
          <w:sz w:val="24"/>
          <w:szCs w:val="24"/>
        </w:rPr>
        <w:t>B)</w:t>
      </w:r>
      <w:r>
        <w:rPr>
          <w:rFonts w:hint="eastAsia"/>
          <w:sz w:val="24"/>
          <w:szCs w:val="24"/>
        </w:rPr>
        <w:tab/>
      </w:r>
      <w:r>
        <w:rPr>
          <w:rFonts w:hint="eastAsia"/>
          <w:sz w:val="24"/>
          <w:szCs w:val="24"/>
        </w:rPr>
        <w:t>合并律</w:t>
      </w:r>
    </w:p>
    <w:p w14:paraId="601A6540" w14:textId="77777777" w:rsidR="00A83BD8" w:rsidRDefault="00000000">
      <w:pPr>
        <w:rPr>
          <w:sz w:val="24"/>
          <w:szCs w:val="24"/>
        </w:rPr>
      </w:pPr>
      <w:r>
        <w:rPr>
          <w:rFonts w:hint="eastAsia"/>
          <w:sz w:val="24"/>
          <w:szCs w:val="24"/>
        </w:rPr>
        <w:t>C)</w:t>
      </w:r>
      <w:r>
        <w:rPr>
          <w:rFonts w:hint="eastAsia"/>
          <w:sz w:val="24"/>
          <w:szCs w:val="24"/>
        </w:rPr>
        <w:tab/>
      </w:r>
      <w:r>
        <w:rPr>
          <w:rFonts w:hint="eastAsia"/>
          <w:sz w:val="24"/>
          <w:szCs w:val="24"/>
        </w:rPr>
        <w:t>增广律</w:t>
      </w:r>
    </w:p>
    <w:p w14:paraId="6FAB25FC" w14:textId="77777777" w:rsidR="00A83BD8" w:rsidRDefault="00000000">
      <w:pPr>
        <w:rPr>
          <w:sz w:val="24"/>
          <w:szCs w:val="24"/>
        </w:rPr>
      </w:pPr>
      <w:r>
        <w:rPr>
          <w:rFonts w:hint="eastAsia"/>
          <w:sz w:val="24"/>
          <w:szCs w:val="24"/>
        </w:rPr>
        <w:t>D)</w:t>
      </w:r>
      <w:r>
        <w:rPr>
          <w:rFonts w:hint="eastAsia"/>
          <w:sz w:val="24"/>
          <w:szCs w:val="24"/>
        </w:rPr>
        <w:tab/>
      </w:r>
      <w:r>
        <w:rPr>
          <w:rFonts w:hint="eastAsia"/>
          <w:sz w:val="24"/>
          <w:szCs w:val="24"/>
        </w:rPr>
        <w:t>分解律</w:t>
      </w:r>
    </w:p>
    <w:p w14:paraId="13DD174E" w14:textId="77777777" w:rsidR="00A83BD8" w:rsidRDefault="00A83BD8">
      <w:pPr>
        <w:rPr>
          <w:sz w:val="24"/>
          <w:szCs w:val="24"/>
        </w:rPr>
      </w:pPr>
    </w:p>
    <w:p w14:paraId="23D3CE66" w14:textId="77777777" w:rsidR="00A83BD8" w:rsidRDefault="00000000">
      <w:pPr>
        <w:pStyle w:val="a"/>
        <w:ind w:left="480" w:hanging="480"/>
        <w:rPr>
          <w:sz w:val="24"/>
          <w:szCs w:val="24"/>
        </w:rPr>
      </w:pPr>
      <w:r>
        <w:rPr>
          <w:rFonts w:hint="eastAsia"/>
          <w:sz w:val="24"/>
          <w:szCs w:val="24"/>
        </w:rPr>
        <w:t>设有关系模式</w:t>
      </w:r>
      <w:r>
        <w:rPr>
          <w:rFonts w:hint="eastAsia"/>
          <w:sz w:val="24"/>
          <w:szCs w:val="24"/>
        </w:rPr>
        <w:t>R(X,Y,Z,W)</w:t>
      </w:r>
      <w:r>
        <w:rPr>
          <w:rFonts w:hint="eastAsia"/>
          <w:sz w:val="24"/>
          <w:szCs w:val="24"/>
        </w:rPr>
        <w:t>与它的函数依赖集</w:t>
      </w:r>
      <w:r>
        <w:rPr>
          <w:rFonts w:hint="eastAsia"/>
          <w:sz w:val="24"/>
          <w:szCs w:val="24"/>
        </w:rPr>
        <w:t>F={XY</w:t>
      </w:r>
      <w:r>
        <w:rPr>
          <w:rFonts w:hint="eastAsia"/>
          <w:sz w:val="24"/>
          <w:szCs w:val="24"/>
        </w:rPr>
        <w:t>→</w:t>
      </w:r>
      <w:r>
        <w:rPr>
          <w:rFonts w:hint="eastAsia"/>
          <w:sz w:val="24"/>
          <w:szCs w:val="24"/>
        </w:rPr>
        <w:t>Z,W</w:t>
      </w:r>
      <w:r>
        <w:rPr>
          <w:rFonts w:hint="eastAsia"/>
          <w:sz w:val="24"/>
          <w:szCs w:val="24"/>
        </w:rPr>
        <w:t>→</w:t>
      </w:r>
      <w:r>
        <w:rPr>
          <w:rFonts w:hint="eastAsia"/>
          <w:sz w:val="24"/>
          <w:szCs w:val="24"/>
        </w:rPr>
        <w:t>X},</w:t>
      </w:r>
      <w:r>
        <w:rPr>
          <w:rFonts w:hint="eastAsia"/>
          <w:sz w:val="24"/>
          <w:szCs w:val="24"/>
        </w:rPr>
        <w:t>则</w:t>
      </w:r>
      <w:r>
        <w:rPr>
          <w:rFonts w:hint="eastAsia"/>
          <w:sz w:val="24"/>
          <w:szCs w:val="24"/>
        </w:rPr>
        <w:t>R</w:t>
      </w:r>
      <w:r>
        <w:rPr>
          <w:rFonts w:hint="eastAsia"/>
          <w:sz w:val="24"/>
          <w:szCs w:val="24"/>
        </w:rPr>
        <w:t>的关键码为（</w:t>
      </w:r>
      <w:r>
        <w:rPr>
          <w:rFonts w:hint="eastAsia"/>
          <w:sz w:val="24"/>
          <w:szCs w:val="24"/>
        </w:rPr>
        <w:t xml:space="preserve">    </w:t>
      </w:r>
      <w:r>
        <w:rPr>
          <w:rFonts w:hint="eastAsia"/>
          <w:sz w:val="24"/>
          <w:szCs w:val="24"/>
        </w:rPr>
        <w:t>）。</w:t>
      </w:r>
    </w:p>
    <w:p w14:paraId="0FA1E856" w14:textId="77777777" w:rsidR="00A83BD8" w:rsidRDefault="00000000">
      <w:pPr>
        <w:rPr>
          <w:sz w:val="24"/>
          <w:szCs w:val="24"/>
        </w:rPr>
      </w:pPr>
      <w:r>
        <w:rPr>
          <w:sz w:val="24"/>
          <w:szCs w:val="24"/>
        </w:rPr>
        <w:t>A)</w:t>
      </w:r>
      <w:r>
        <w:rPr>
          <w:sz w:val="24"/>
          <w:szCs w:val="24"/>
        </w:rPr>
        <w:tab/>
        <w:t>XY</w:t>
      </w:r>
    </w:p>
    <w:p w14:paraId="515AF772" w14:textId="77777777" w:rsidR="00A83BD8" w:rsidRDefault="00000000">
      <w:pPr>
        <w:rPr>
          <w:sz w:val="24"/>
          <w:szCs w:val="24"/>
        </w:rPr>
      </w:pPr>
      <w:r>
        <w:rPr>
          <w:sz w:val="24"/>
          <w:szCs w:val="24"/>
        </w:rPr>
        <w:t>B)</w:t>
      </w:r>
      <w:r>
        <w:rPr>
          <w:sz w:val="24"/>
          <w:szCs w:val="24"/>
        </w:rPr>
        <w:tab/>
        <w:t>XW</w:t>
      </w:r>
    </w:p>
    <w:p w14:paraId="29D39FD7" w14:textId="77777777" w:rsidR="00A83BD8" w:rsidRDefault="00000000">
      <w:pPr>
        <w:rPr>
          <w:sz w:val="24"/>
          <w:szCs w:val="24"/>
        </w:rPr>
      </w:pPr>
      <w:r>
        <w:rPr>
          <w:sz w:val="24"/>
          <w:szCs w:val="24"/>
        </w:rPr>
        <w:t>C)</w:t>
      </w:r>
      <w:r>
        <w:rPr>
          <w:sz w:val="24"/>
          <w:szCs w:val="24"/>
        </w:rPr>
        <w:tab/>
        <w:t>YZ</w:t>
      </w:r>
    </w:p>
    <w:p w14:paraId="36A7C343" w14:textId="77777777" w:rsidR="00A83BD8" w:rsidRDefault="00000000">
      <w:pPr>
        <w:rPr>
          <w:b/>
          <w:color w:val="FF0000"/>
          <w:sz w:val="24"/>
          <w:szCs w:val="24"/>
        </w:rPr>
      </w:pPr>
      <w:r>
        <w:rPr>
          <w:b/>
          <w:color w:val="FF0000"/>
          <w:sz w:val="24"/>
          <w:szCs w:val="24"/>
        </w:rPr>
        <w:t>D)</w:t>
      </w:r>
      <w:r>
        <w:rPr>
          <w:b/>
          <w:color w:val="FF0000"/>
          <w:sz w:val="24"/>
          <w:szCs w:val="24"/>
        </w:rPr>
        <w:tab/>
      </w:r>
      <w:r>
        <w:rPr>
          <w:b/>
          <w:color w:val="FF0000"/>
          <w:sz w:val="24"/>
          <w:szCs w:val="24"/>
          <w:u w:val="single"/>
        </w:rPr>
        <w:t>YW</w:t>
      </w:r>
    </w:p>
    <w:p w14:paraId="5CFAB81B" w14:textId="77777777" w:rsidR="00A83BD8" w:rsidRDefault="00A83BD8">
      <w:pPr>
        <w:rPr>
          <w:color w:val="FF0000"/>
          <w:sz w:val="24"/>
          <w:szCs w:val="24"/>
        </w:rPr>
      </w:pPr>
    </w:p>
    <w:p w14:paraId="1975CAB0" w14:textId="77777777" w:rsidR="00A83BD8" w:rsidRDefault="00000000">
      <w:pPr>
        <w:pStyle w:val="a"/>
        <w:ind w:left="480" w:hanging="480"/>
        <w:rPr>
          <w:sz w:val="24"/>
          <w:szCs w:val="24"/>
        </w:rPr>
      </w:pPr>
      <w:proofErr w:type="gramStart"/>
      <w:r>
        <w:rPr>
          <w:rFonts w:hint="eastAsia"/>
          <w:sz w:val="24"/>
          <w:szCs w:val="24"/>
        </w:rPr>
        <w:t>设关系</w:t>
      </w:r>
      <w:proofErr w:type="gramEnd"/>
      <w:r>
        <w:rPr>
          <w:rFonts w:hint="eastAsia"/>
          <w:sz w:val="24"/>
          <w:szCs w:val="24"/>
        </w:rPr>
        <w:t>模式</w:t>
      </w:r>
      <w:r>
        <w:rPr>
          <w:rFonts w:hint="eastAsia"/>
          <w:sz w:val="24"/>
          <w:szCs w:val="24"/>
        </w:rPr>
        <w:t>R</w:t>
      </w:r>
      <w:r>
        <w:rPr>
          <w:rFonts w:hint="eastAsia"/>
          <w:sz w:val="24"/>
          <w:szCs w:val="24"/>
        </w:rPr>
        <w:t>（</w:t>
      </w:r>
      <w:r>
        <w:rPr>
          <w:rFonts w:hint="eastAsia"/>
          <w:sz w:val="24"/>
          <w:szCs w:val="24"/>
        </w:rPr>
        <w:t>A</w:t>
      </w:r>
      <w:r>
        <w:rPr>
          <w:rFonts w:hint="eastAsia"/>
          <w:sz w:val="24"/>
          <w:szCs w:val="24"/>
        </w:rPr>
        <w:t>，</w:t>
      </w:r>
      <w:r>
        <w:rPr>
          <w:rFonts w:hint="eastAsia"/>
          <w:sz w:val="24"/>
          <w:szCs w:val="24"/>
        </w:rPr>
        <w:t>B</w:t>
      </w:r>
      <w:r>
        <w:rPr>
          <w:rFonts w:hint="eastAsia"/>
          <w:sz w:val="24"/>
          <w:szCs w:val="24"/>
        </w:rPr>
        <w:t>，</w:t>
      </w:r>
      <w:r>
        <w:rPr>
          <w:rFonts w:hint="eastAsia"/>
          <w:sz w:val="24"/>
          <w:szCs w:val="24"/>
        </w:rPr>
        <w:t>C</w:t>
      </w:r>
      <w:r>
        <w:rPr>
          <w:rFonts w:hint="eastAsia"/>
          <w:sz w:val="24"/>
          <w:szCs w:val="24"/>
        </w:rPr>
        <w:t>，</w:t>
      </w:r>
      <w:r>
        <w:rPr>
          <w:rFonts w:hint="eastAsia"/>
          <w:sz w:val="24"/>
          <w:szCs w:val="24"/>
        </w:rPr>
        <w:t>D</w:t>
      </w:r>
      <w:r>
        <w:rPr>
          <w:rFonts w:hint="eastAsia"/>
          <w:sz w:val="24"/>
          <w:szCs w:val="24"/>
        </w:rPr>
        <w:t>），</w:t>
      </w:r>
      <w:r>
        <w:rPr>
          <w:rFonts w:hint="eastAsia"/>
          <w:sz w:val="24"/>
          <w:szCs w:val="24"/>
        </w:rPr>
        <w:t>F</w:t>
      </w:r>
      <w:r>
        <w:rPr>
          <w:rFonts w:hint="eastAsia"/>
          <w:sz w:val="24"/>
          <w:szCs w:val="24"/>
        </w:rPr>
        <w:t>是</w:t>
      </w:r>
      <w:r>
        <w:rPr>
          <w:rFonts w:hint="eastAsia"/>
          <w:sz w:val="24"/>
          <w:szCs w:val="24"/>
        </w:rPr>
        <w:t>R</w:t>
      </w:r>
      <w:r>
        <w:rPr>
          <w:rFonts w:hint="eastAsia"/>
          <w:sz w:val="24"/>
          <w:szCs w:val="24"/>
        </w:rPr>
        <w:t>上成立的函数依赖集，</w:t>
      </w:r>
      <w:r>
        <w:rPr>
          <w:rFonts w:hint="eastAsia"/>
          <w:sz w:val="24"/>
          <w:szCs w:val="24"/>
        </w:rPr>
        <w:t>F={ B</w:t>
      </w:r>
      <w:r>
        <w:rPr>
          <w:rFonts w:hint="eastAsia"/>
          <w:sz w:val="24"/>
          <w:szCs w:val="24"/>
        </w:rPr>
        <w:t>→</w:t>
      </w:r>
      <w:r>
        <w:rPr>
          <w:rFonts w:hint="eastAsia"/>
          <w:sz w:val="24"/>
          <w:szCs w:val="24"/>
        </w:rPr>
        <w:t>A</w:t>
      </w:r>
      <w:r>
        <w:rPr>
          <w:rFonts w:hint="eastAsia"/>
          <w:sz w:val="24"/>
          <w:szCs w:val="24"/>
        </w:rPr>
        <w:t>，</w:t>
      </w:r>
      <w:r>
        <w:rPr>
          <w:rFonts w:hint="eastAsia"/>
          <w:sz w:val="24"/>
          <w:szCs w:val="24"/>
        </w:rPr>
        <w:t>A</w:t>
      </w:r>
      <w:r>
        <w:rPr>
          <w:rFonts w:hint="eastAsia"/>
          <w:sz w:val="24"/>
          <w:szCs w:val="24"/>
        </w:rPr>
        <w:t>→</w:t>
      </w:r>
      <w:r>
        <w:rPr>
          <w:rFonts w:hint="eastAsia"/>
          <w:sz w:val="24"/>
          <w:szCs w:val="24"/>
        </w:rPr>
        <w:t>C }</w:t>
      </w:r>
      <w:r>
        <w:rPr>
          <w:rFonts w:hint="eastAsia"/>
          <w:sz w:val="24"/>
          <w:szCs w:val="24"/>
        </w:rPr>
        <w:t>，</w:t>
      </w:r>
      <w:r>
        <w:rPr>
          <w:rFonts w:hint="eastAsia"/>
          <w:sz w:val="24"/>
          <w:szCs w:val="24"/>
        </w:rPr>
        <w:t xml:space="preserve"> </w:t>
      </w:r>
      <w:r>
        <w:rPr>
          <w:rFonts w:hint="eastAsia"/>
          <w:sz w:val="24"/>
          <w:szCs w:val="24"/>
        </w:rPr>
        <w:t>ρ</w:t>
      </w:r>
      <w:r>
        <w:rPr>
          <w:rFonts w:hint="eastAsia"/>
          <w:sz w:val="24"/>
          <w:szCs w:val="24"/>
        </w:rPr>
        <w:t>={ AB</w:t>
      </w:r>
      <w:r>
        <w:rPr>
          <w:rFonts w:hint="eastAsia"/>
          <w:sz w:val="24"/>
          <w:szCs w:val="24"/>
        </w:rPr>
        <w:t>，</w:t>
      </w:r>
      <w:r>
        <w:rPr>
          <w:rFonts w:hint="eastAsia"/>
          <w:sz w:val="24"/>
          <w:szCs w:val="24"/>
        </w:rPr>
        <w:t>AC</w:t>
      </w:r>
      <w:r>
        <w:rPr>
          <w:rFonts w:hint="eastAsia"/>
          <w:sz w:val="24"/>
          <w:szCs w:val="24"/>
        </w:rPr>
        <w:t>，</w:t>
      </w:r>
      <w:r>
        <w:rPr>
          <w:rFonts w:hint="eastAsia"/>
          <w:sz w:val="24"/>
          <w:szCs w:val="24"/>
        </w:rPr>
        <w:t>AD }</w:t>
      </w:r>
      <w:r>
        <w:rPr>
          <w:rFonts w:hint="eastAsia"/>
          <w:sz w:val="24"/>
          <w:szCs w:val="24"/>
        </w:rPr>
        <w:t>是</w:t>
      </w:r>
      <w:r>
        <w:rPr>
          <w:rFonts w:hint="eastAsia"/>
          <w:sz w:val="24"/>
          <w:szCs w:val="24"/>
        </w:rPr>
        <w:t>R</w:t>
      </w:r>
      <w:r>
        <w:rPr>
          <w:rFonts w:hint="eastAsia"/>
          <w:sz w:val="24"/>
          <w:szCs w:val="24"/>
        </w:rPr>
        <w:t>上的一个分解，那么分解ρ相对于</w:t>
      </w:r>
      <w:r>
        <w:rPr>
          <w:rFonts w:hint="eastAsia"/>
          <w:sz w:val="24"/>
          <w:szCs w:val="24"/>
        </w:rPr>
        <w:t>F</w:t>
      </w:r>
      <w:r>
        <w:rPr>
          <w:rFonts w:hint="eastAsia"/>
          <w:sz w:val="24"/>
          <w:szCs w:val="24"/>
        </w:rPr>
        <w:t>（</w:t>
      </w:r>
      <w:r>
        <w:rPr>
          <w:rFonts w:hint="eastAsia"/>
          <w:sz w:val="24"/>
          <w:szCs w:val="24"/>
        </w:rPr>
        <w:t xml:space="preserve">    </w:t>
      </w:r>
      <w:r>
        <w:rPr>
          <w:rFonts w:hint="eastAsia"/>
          <w:sz w:val="24"/>
          <w:szCs w:val="24"/>
        </w:rPr>
        <w:t>）。</w:t>
      </w:r>
    </w:p>
    <w:p w14:paraId="56ED8479" w14:textId="77777777" w:rsidR="00A83BD8" w:rsidRDefault="00000000">
      <w:pPr>
        <w:rPr>
          <w:color w:val="000000"/>
          <w:sz w:val="24"/>
          <w:szCs w:val="24"/>
        </w:rPr>
      </w:pPr>
      <w:r>
        <w:rPr>
          <w:rFonts w:hint="eastAsia"/>
          <w:color w:val="000000"/>
          <w:sz w:val="24"/>
          <w:szCs w:val="24"/>
        </w:rPr>
        <w:t>A)</w:t>
      </w:r>
      <w:r>
        <w:rPr>
          <w:rFonts w:hint="eastAsia"/>
          <w:color w:val="000000"/>
          <w:sz w:val="24"/>
          <w:szCs w:val="24"/>
        </w:rPr>
        <w:tab/>
      </w:r>
      <w:r>
        <w:rPr>
          <w:rFonts w:hint="eastAsia"/>
          <w:color w:val="000000"/>
          <w:sz w:val="24"/>
          <w:szCs w:val="24"/>
        </w:rPr>
        <w:t>是无损联接分解，也是保持函数依赖的分解</w:t>
      </w:r>
    </w:p>
    <w:p w14:paraId="70FFFB2F" w14:textId="77777777" w:rsidR="00A83BD8" w:rsidRDefault="00000000">
      <w:pPr>
        <w:rPr>
          <w:sz w:val="24"/>
          <w:szCs w:val="24"/>
        </w:rPr>
      </w:pPr>
      <w:r>
        <w:rPr>
          <w:rFonts w:hint="eastAsia"/>
          <w:sz w:val="24"/>
          <w:szCs w:val="24"/>
        </w:rPr>
        <w:t>B)</w:t>
      </w:r>
      <w:r>
        <w:rPr>
          <w:rFonts w:hint="eastAsia"/>
          <w:sz w:val="24"/>
          <w:szCs w:val="24"/>
        </w:rPr>
        <w:tab/>
      </w:r>
      <w:r>
        <w:rPr>
          <w:rFonts w:hint="eastAsia"/>
          <w:sz w:val="24"/>
          <w:szCs w:val="24"/>
        </w:rPr>
        <w:t>是无损联接分解，但不保持函数依赖的分解</w:t>
      </w:r>
    </w:p>
    <w:p w14:paraId="27542320" w14:textId="77777777" w:rsidR="00A83BD8" w:rsidRDefault="00000000">
      <w:pPr>
        <w:rPr>
          <w:b/>
          <w:color w:val="FF0000"/>
          <w:sz w:val="24"/>
          <w:szCs w:val="24"/>
        </w:rPr>
      </w:pPr>
      <w:r>
        <w:rPr>
          <w:rFonts w:hint="eastAsia"/>
          <w:b/>
          <w:color w:val="FF0000"/>
          <w:sz w:val="24"/>
          <w:szCs w:val="24"/>
        </w:rPr>
        <w:t>C)</w:t>
      </w:r>
      <w:r>
        <w:rPr>
          <w:rFonts w:hint="eastAsia"/>
          <w:b/>
          <w:color w:val="FF0000"/>
          <w:sz w:val="24"/>
          <w:szCs w:val="24"/>
          <w:u w:val="single"/>
        </w:rPr>
        <w:tab/>
      </w:r>
      <w:r>
        <w:rPr>
          <w:rFonts w:hint="eastAsia"/>
          <w:b/>
          <w:color w:val="FF0000"/>
          <w:sz w:val="24"/>
          <w:szCs w:val="24"/>
          <w:u w:val="single"/>
        </w:rPr>
        <w:t>不是无损联接分解，但保持函数依赖的分解</w:t>
      </w:r>
    </w:p>
    <w:p w14:paraId="61D44F93" w14:textId="77777777" w:rsidR="00A83BD8" w:rsidRDefault="00000000">
      <w:pPr>
        <w:rPr>
          <w:sz w:val="24"/>
          <w:szCs w:val="24"/>
        </w:rPr>
      </w:pPr>
      <w:r>
        <w:rPr>
          <w:rFonts w:hint="eastAsia"/>
          <w:sz w:val="24"/>
          <w:szCs w:val="24"/>
        </w:rPr>
        <w:t>D)</w:t>
      </w:r>
      <w:r>
        <w:rPr>
          <w:rFonts w:hint="eastAsia"/>
          <w:sz w:val="24"/>
          <w:szCs w:val="24"/>
        </w:rPr>
        <w:tab/>
      </w:r>
      <w:r>
        <w:rPr>
          <w:rFonts w:hint="eastAsia"/>
          <w:sz w:val="24"/>
          <w:szCs w:val="24"/>
        </w:rPr>
        <w:t>既不是无损联接分解，也不保持函数依赖的分解</w:t>
      </w:r>
    </w:p>
    <w:p w14:paraId="28FDA926" w14:textId="77777777" w:rsidR="00A83BD8" w:rsidRDefault="00A83BD8">
      <w:pPr>
        <w:rPr>
          <w:sz w:val="24"/>
          <w:szCs w:val="24"/>
        </w:rPr>
      </w:pPr>
    </w:p>
    <w:p w14:paraId="264EDC1E" w14:textId="77777777" w:rsidR="00A83BD8" w:rsidRDefault="00000000">
      <w:pPr>
        <w:pStyle w:val="a"/>
        <w:ind w:left="480" w:hanging="480"/>
        <w:rPr>
          <w:sz w:val="24"/>
          <w:szCs w:val="24"/>
        </w:rPr>
      </w:pPr>
      <w:r>
        <w:rPr>
          <w:rFonts w:hint="eastAsia"/>
          <w:sz w:val="24"/>
          <w:szCs w:val="24"/>
        </w:rPr>
        <w:t>数据库中的“日志”文件用于保存（</w:t>
      </w:r>
      <w:r>
        <w:rPr>
          <w:rFonts w:hint="eastAsia"/>
          <w:sz w:val="24"/>
          <w:szCs w:val="24"/>
        </w:rPr>
        <w:t xml:space="preserve">    </w:t>
      </w:r>
      <w:r>
        <w:rPr>
          <w:rFonts w:hint="eastAsia"/>
          <w:sz w:val="24"/>
          <w:szCs w:val="24"/>
        </w:rPr>
        <w:t>）。</w:t>
      </w:r>
    </w:p>
    <w:p w14:paraId="3A5F1F0D" w14:textId="77777777" w:rsidR="00A83BD8" w:rsidRDefault="00000000">
      <w:pPr>
        <w:rPr>
          <w:sz w:val="24"/>
          <w:szCs w:val="24"/>
        </w:rPr>
      </w:pPr>
      <w:r>
        <w:rPr>
          <w:rFonts w:hint="eastAsia"/>
          <w:sz w:val="24"/>
          <w:szCs w:val="24"/>
        </w:rPr>
        <w:t>A)</w:t>
      </w:r>
      <w:r>
        <w:rPr>
          <w:rFonts w:hint="eastAsia"/>
          <w:sz w:val="24"/>
          <w:szCs w:val="24"/>
        </w:rPr>
        <w:tab/>
      </w:r>
      <w:r>
        <w:rPr>
          <w:rFonts w:hint="eastAsia"/>
          <w:sz w:val="24"/>
          <w:szCs w:val="24"/>
        </w:rPr>
        <w:t>程序运行过程</w:t>
      </w:r>
    </w:p>
    <w:p w14:paraId="6E36F961" w14:textId="77777777" w:rsidR="00A83BD8" w:rsidRDefault="00000000">
      <w:pPr>
        <w:rPr>
          <w:sz w:val="24"/>
          <w:szCs w:val="24"/>
        </w:rPr>
      </w:pPr>
      <w:r>
        <w:rPr>
          <w:rFonts w:hint="eastAsia"/>
          <w:sz w:val="24"/>
          <w:szCs w:val="24"/>
        </w:rPr>
        <w:t>B)</w:t>
      </w:r>
      <w:r>
        <w:rPr>
          <w:rFonts w:hint="eastAsia"/>
          <w:sz w:val="24"/>
          <w:szCs w:val="24"/>
        </w:rPr>
        <w:tab/>
      </w:r>
      <w:r>
        <w:rPr>
          <w:rFonts w:hint="eastAsia"/>
          <w:sz w:val="24"/>
          <w:szCs w:val="24"/>
        </w:rPr>
        <w:t>数据操作</w:t>
      </w:r>
    </w:p>
    <w:p w14:paraId="4E09FF44" w14:textId="77777777" w:rsidR="00A83BD8" w:rsidRDefault="00000000">
      <w:pPr>
        <w:rPr>
          <w:sz w:val="24"/>
          <w:szCs w:val="24"/>
        </w:rPr>
      </w:pPr>
      <w:r>
        <w:rPr>
          <w:rFonts w:hint="eastAsia"/>
          <w:sz w:val="24"/>
          <w:szCs w:val="24"/>
        </w:rPr>
        <w:t>C)</w:t>
      </w:r>
      <w:r>
        <w:rPr>
          <w:rFonts w:hint="eastAsia"/>
          <w:sz w:val="24"/>
          <w:szCs w:val="24"/>
        </w:rPr>
        <w:tab/>
      </w:r>
      <w:r>
        <w:rPr>
          <w:rFonts w:hint="eastAsia"/>
          <w:sz w:val="24"/>
          <w:szCs w:val="24"/>
        </w:rPr>
        <w:t>程序执行结果</w:t>
      </w:r>
    </w:p>
    <w:p w14:paraId="7092A572" w14:textId="77777777" w:rsidR="00A83BD8" w:rsidRDefault="00000000">
      <w:pPr>
        <w:rPr>
          <w:b/>
          <w:color w:val="FF0000"/>
          <w:sz w:val="24"/>
          <w:szCs w:val="24"/>
          <w:u w:val="single"/>
        </w:rPr>
      </w:pPr>
      <w:r>
        <w:rPr>
          <w:rFonts w:hint="eastAsia"/>
          <w:b/>
          <w:color w:val="FF0000"/>
          <w:sz w:val="24"/>
          <w:szCs w:val="24"/>
        </w:rPr>
        <w:t>D)</w:t>
      </w:r>
      <w:r>
        <w:rPr>
          <w:rFonts w:hint="eastAsia"/>
          <w:b/>
          <w:color w:val="FF0000"/>
          <w:sz w:val="24"/>
          <w:szCs w:val="24"/>
        </w:rPr>
        <w:tab/>
      </w:r>
      <w:r>
        <w:rPr>
          <w:rFonts w:hint="eastAsia"/>
          <w:b/>
          <w:color w:val="FF0000"/>
          <w:sz w:val="24"/>
          <w:szCs w:val="24"/>
          <w:u w:val="single"/>
        </w:rPr>
        <w:t>对数据库的更新操作</w:t>
      </w:r>
    </w:p>
    <w:p w14:paraId="44E20D23" w14:textId="77777777" w:rsidR="00A83BD8" w:rsidRDefault="00A83BD8">
      <w:pPr>
        <w:rPr>
          <w:sz w:val="24"/>
          <w:szCs w:val="24"/>
        </w:rPr>
      </w:pPr>
    </w:p>
    <w:p w14:paraId="2F1EC1F8" w14:textId="77777777" w:rsidR="00A83BD8" w:rsidRDefault="00000000">
      <w:pPr>
        <w:pStyle w:val="a"/>
        <w:ind w:left="480" w:hanging="480"/>
        <w:rPr>
          <w:sz w:val="24"/>
          <w:szCs w:val="24"/>
        </w:rPr>
      </w:pPr>
      <w:r>
        <w:rPr>
          <w:rFonts w:hint="eastAsia"/>
          <w:sz w:val="24"/>
          <w:szCs w:val="24"/>
        </w:rPr>
        <w:t>在关系模式</w:t>
      </w:r>
      <w:r>
        <w:rPr>
          <w:rFonts w:hint="eastAsia"/>
          <w:sz w:val="24"/>
          <w:szCs w:val="24"/>
        </w:rPr>
        <w:t>R</w:t>
      </w:r>
      <w:r>
        <w:rPr>
          <w:rFonts w:hint="eastAsia"/>
          <w:sz w:val="24"/>
          <w:szCs w:val="24"/>
        </w:rPr>
        <w:t>中，函数依赖</w:t>
      </w:r>
      <w:r>
        <w:rPr>
          <w:rFonts w:hint="eastAsia"/>
          <w:sz w:val="24"/>
          <w:szCs w:val="24"/>
        </w:rPr>
        <w:t>X</w:t>
      </w:r>
      <w:r>
        <w:rPr>
          <w:rFonts w:hint="eastAsia"/>
          <w:sz w:val="24"/>
          <w:szCs w:val="24"/>
        </w:rPr>
        <w:t>→</w:t>
      </w:r>
      <w:r>
        <w:rPr>
          <w:rFonts w:hint="eastAsia"/>
          <w:sz w:val="24"/>
          <w:szCs w:val="24"/>
        </w:rPr>
        <w:t>Y</w:t>
      </w:r>
      <w:r>
        <w:rPr>
          <w:rFonts w:hint="eastAsia"/>
          <w:sz w:val="24"/>
          <w:szCs w:val="24"/>
        </w:rPr>
        <w:t>的语义是（</w:t>
      </w:r>
      <w:r>
        <w:rPr>
          <w:rFonts w:hint="eastAsia"/>
          <w:sz w:val="24"/>
          <w:szCs w:val="24"/>
        </w:rPr>
        <w:t xml:space="preserve">    </w:t>
      </w:r>
      <w:r>
        <w:rPr>
          <w:rFonts w:hint="eastAsia"/>
          <w:sz w:val="24"/>
          <w:szCs w:val="24"/>
        </w:rPr>
        <w:t>）。</w:t>
      </w:r>
    </w:p>
    <w:p w14:paraId="4A042128" w14:textId="77777777" w:rsidR="00A83BD8" w:rsidRDefault="00000000">
      <w:pPr>
        <w:rPr>
          <w:sz w:val="24"/>
          <w:szCs w:val="24"/>
        </w:rPr>
      </w:pPr>
      <w:r>
        <w:rPr>
          <w:rFonts w:hint="eastAsia"/>
          <w:sz w:val="24"/>
          <w:szCs w:val="24"/>
        </w:rPr>
        <w:lastRenderedPageBreak/>
        <w:t>A)</w:t>
      </w:r>
      <w:r>
        <w:rPr>
          <w:rFonts w:hint="eastAsia"/>
          <w:sz w:val="24"/>
          <w:szCs w:val="24"/>
        </w:rPr>
        <w:tab/>
      </w:r>
      <w:r>
        <w:rPr>
          <w:rFonts w:hint="eastAsia"/>
          <w:sz w:val="24"/>
          <w:szCs w:val="24"/>
        </w:rPr>
        <w:t>在</w:t>
      </w:r>
      <w:r>
        <w:rPr>
          <w:rFonts w:hint="eastAsia"/>
          <w:sz w:val="24"/>
          <w:szCs w:val="24"/>
        </w:rPr>
        <w:t>R</w:t>
      </w:r>
      <w:r>
        <w:rPr>
          <w:rFonts w:hint="eastAsia"/>
          <w:sz w:val="24"/>
          <w:szCs w:val="24"/>
        </w:rPr>
        <w:t>的某</w:t>
      </w:r>
      <w:proofErr w:type="gramStart"/>
      <w:r>
        <w:rPr>
          <w:rFonts w:hint="eastAsia"/>
          <w:sz w:val="24"/>
          <w:szCs w:val="24"/>
        </w:rPr>
        <w:t>一关系</w:t>
      </w:r>
      <w:proofErr w:type="gramEnd"/>
      <w:r>
        <w:rPr>
          <w:rFonts w:hint="eastAsia"/>
          <w:sz w:val="24"/>
          <w:szCs w:val="24"/>
        </w:rPr>
        <w:t>中，若两个元组的</w:t>
      </w:r>
      <w:r>
        <w:rPr>
          <w:rFonts w:hint="eastAsia"/>
          <w:sz w:val="24"/>
          <w:szCs w:val="24"/>
        </w:rPr>
        <w:t>X</w:t>
      </w:r>
      <w:r>
        <w:rPr>
          <w:rFonts w:hint="eastAsia"/>
          <w:sz w:val="24"/>
          <w:szCs w:val="24"/>
        </w:rPr>
        <w:t>值相等，则</w:t>
      </w:r>
      <w:r>
        <w:rPr>
          <w:rFonts w:hint="eastAsia"/>
          <w:sz w:val="24"/>
          <w:szCs w:val="24"/>
        </w:rPr>
        <w:t>Y</w:t>
      </w:r>
      <w:r>
        <w:rPr>
          <w:rFonts w:hint="eastAsia"/>
          <w:sz w:val="24"/>
          <w:szCs w:val="24"/>
        </w:rPr>
        <w:t>值也相等</w:t>
      </w:r>
    </w:p>
    <w:p w14:paraId="1B78E21C" w14:textId="77777777" w:rsidR="00A83BD8" w:rsidRDefault="00000000">
      <w:pPr>
        <w:rPr>
          <w:b/>
          <w:color w:val="FF0000"/>
          <w:sz w:val="24"/>
          <w:szCs w:val="24"/>
        </w:rPr>
      </w:pPr>
      <w:r>
        <w:rPr>
          <w:rFonts w:hint="eastAsia"/>
          <w:b/>
          <w:color w:val="FF0000"/>
          <w:sz w:val="24"/>
          <w:szCs w:val="24"/>
        </w:rPr>
        <w:t>B)</w:t>
      </w:r>
      <w:r>
        <w:rPr>
          <w:rFonts w:hint="eastAsia"/>
          <w:b/>
          <w:color w:val="FF0000"/>
          <w:sz w:val="24"/>
          <w:szCs w:val="24"/>
        </w:rPr>
        <w:tab/>
      </w:r>
      <w:r>
        <w:rPr>
          <w:rFonts w:hint="eastAsia"/>
          <w:b/>
          <w:color w:val="FF0000"/>
          <w:sz w:val="24"/>
          <w:szCs w:val="24"/>
          <w:u w:val="single"/>
        </w:rPr>
        <w:t>在</w:t>
      </w:r>
      <w:r>
        <w:rPr>
          <w:rFonts w:hint="eastAsia"/>
          <w:b/>
          <w:color w:val="FF0000"/>
          <w:sz w:val="24"/>
          <w:szCs w:val="24"/>
          <w:u w:val="single"/>
        </w:rPr>
        <w:t>R</w:t>
      </w:r>
      <w:r>
        <w:rPr>
          <w:rFonts w:hint="eastAsia"/>
          <w:b/>
          <w:color w:val="FF0000"/>
          <w:sz w:val="24"/>
          <w:szCs w:val="24"/>
          <w:u w:val="single"/>
        </w:rPr>
        <w:t>的每一关系中，若两个元组的</w:t>
      </w:r>
      <w:r>
        <w:rPr>
          <w:rFonts w:hint="eastAsia"/>
          <w:b/>
          <w:color w:val="FF0000"/>
          <w:sz w:val="24"/>
          <w:szCs w:val="24"/>
          <w:u w:val="single"/>
        </w:rPr>
        <w:t>X</w:t>
      </w:r>
      <w:r>
        <w:rPr>
          <w:rFonts w:hint="eastAsia"/>
          <w:b/>
          <w:color w:val="FF0000"/>
          <w:sz w:val="24"/>
          <w:szCs w:val="24"/>
          <w:u w:val="single"/>
        </w:rPr>
        <w:t>值相等，则</w:t>
      </w:r>
      <w:r>
        <w:rPr>
          <w:rFonts w:hint="eastAsia"/>
          <w:b/>
          <w:color w:val="FF0000"/>
          <w:sz w:val="24"/>
          <w:szCs w:val="24"/>
          <w:u w:val="single"/>
        </w:rPr>
        <w:t>Y</w:t>
      </w:r>
      <w:r>
        <w:rPr>
          <w:rFonts w:hint="eastAsia"/>
          <w:b/>
          <w:color w:val="FF0000"/>
          <w:sz w:val="24"/>
          <w:szCs w:val="24"/>
          <w:u w:val="single"/>
        </w:rPr>
        <w:t>值也相等</w:t>
      </w:r>
    </w:p>
    <w:p w14:paraId="07871934" w14:textId="77777777" w:rsidR="00A83BD8" w:rsidRDefault="00000000">
      <w:pPr>
        <w:rPr>
          <w:sz w:val="24"/>
          <w:szCs w:val="24"/>
        </w:rPr>
      </w:pPr>
      <w:r>
        <w:rPr>
          <w:rFonts w:hint="eastAsia"/>
          <w:sz w:val="24"/>
          <w:szCs w:val="24"/>
        </w:rPr>
        <w:t>C)</w:t>
      </w:r>
      <w:r>
        <w:rPr>
          <w:rFonts w:hint="eastAsia"/>
          <w:sz w:val="24"/>
          <w:szCs w:val="24"/>
        </w:rPr>
        <w:tab/>
      </w:r>
      <w:r>
        <w:rPr>
          <w:rFonts w:hint="eastAsia"/>
          <w:sz w:val="24"/>
          <w:szCs w:val="24"/>
        </w:rPr>
        <w:t>在</w:t>
      </w:r>
      <w:r>
        <w:rPr>
          <w:rFonts w:hint="eastAsia"/>
          <w:sz w:val="24"/>
          <w:szCs w:val="24"/>
        </w:rPr>
        <w:t>R</w:t>
      </w:r>
      <w:r>
        <w:rPr>
          <w:rFonts w:hint="eastAsia"/>
          <w:sz w:val="24"/>
          <w:szCs w:val="24"/>
        </w:rPr>
        <w:t>的某</w:t>
      </w:r>
      <w:proofErr w:type="gramStart"/>
      <w:r>
        <w:rPr>
          <w:rFonts w:hint="eastAsia"/>
          <w:sz w:val="24"/>
          <w:szCs w:val="24"/>
        </w:rPr>
        <w:t>一关系</w:t>
      </w:r>
      <w:proofErr w:type="gramEnd"/>
      <w:r>
        <w:rPr>
          <w:rFonts w:hint="eastAsia"/>
          <w:sz w:val="24"/>
          <w:szCs w:val="24"/>
        </w:rPr>
        <w:t>中，</w:t>
      </w:r>
      <w:r>
        <w:rPr>
          <w:rFonts w:hint="eastAsia"/>
          <w:sz w:val="24"/>
          <w:szCs w:val="24"/>
        </w:rPr>
        <w:t>Y</w:t>
      </w:r>
      <w:r>
        <w:rPr>
          <w:rFonts w:hint="eastAsia"/>
          <w:sz w:val="24"/>
          <w:szCs w:val="24"/>
        </w:rPr>
        <w:t>值应与</w:t>
      </w:r>
      <w:r>
        <w:rPr>
          <w:rFonts w:hint="eastAsia"/>
          <w:sz w:val="24"/>
          <w:szCs w:val="24"/>
        </w:rPr>
        <w:t>X</w:t>
      </w:r>
      <w:r>
        <w:rPr>
          <w:rFonts w:hint="eastAsia"/>
          <w:sz w:val="24"/>
          <w:szCs w:val="24"/>
        </w:rPr>
        <w:t>值相等</w:t>
      </w:r>
    </w:p>
    <w:p w14:paraId="64DE88E0" w14:textId="77777777" w:rsidR="00A83BD8" w:rsidRDefault="00000000">
      <w:pPr>
        <w:rPr>
          <w:sz w:val="24"/>
          <w:szCs w:val="24"/>
        </w:rPr>
      </w:pPr>
      <w:r>
        <w:rPr>
          <w:rFonts w:hint="eastAsia"/>
          <w:sz w:val="24"/>
          <w:szCs w:val="24"/>
        </w:rPr>
        <w:t>D)</w:t>
      </w:r>
      <w:r>
        <w:rPr>
          <w:rFonts w:hint="eastAsia"/>
          <w:sz w:val="24"/>
          <w:szCs w:val="24"/>
        </w:rPr>
        <w:tab/>
      </w:r>
      <w:r>
        <w:rPr>
          <w:rFonts w:hint="eastAsia"/>
          <w:sz w:val="24"/>
          <w:szCs w:val="24"/>
        </w:rPr>
        <w:t>在</w:t>
      </w:r>
      <w:r>
        <w:rPr>
          <w:rFonts w:hint="eastAsia"/>
          <w:sz w:val="24"/>
          <w:szCs w:val="24"/>
        </w:rPr>
        <w:t>R</w:t>
      </w:r>
      <w:r>
        <w:rPr>
          <w:rFonts w:hint="eastAsia"/>
          <w:sz w:val="24"/>
          <w:szCs w:val="24"/>
        </w:rPr>
        <w:t>的每一关系中，</w:t>
      </w:r>
      <w:r>
        <w:rPr>
          <w:rFonts w:hint="eastAsia"/>
          <w:sz w:val="24"/>
          <w:szCs w:val="24"/>
        </w:rPr>
        <w:t>Y</w:t>
      </w:r>
      <w:r>
        <w:rPr>
          <w:rFonts w:hint="eastAsia"/>
          <w:sz w:val="24"/>
          <w:szCs w:val="24"/>
        </w:rPr>
        <w:t>值应与</w:t>
      </w:r>
      <w:r>
        <w:rPr>
          <w:rFonts w:hint="eastAsia"/>
          <w:sz w:val="24"/>
          <w:szCs w:val="24"/>
        </w:rPr>
        <w:t>X</w:t>
      </w:r>
      <w:r>
        <w:rPr>
          <w:rFonts w:hint="eastAsia"/>
          <w:sz w:val="24"/>
          <w:szCs w:val="24"/>
        </w:rPr>
        <w:t>值相等</w:t>
      </w:r>
    </w:p>
    <w:p w14:paraId="4835E0ED" w14:textId="77777777" w:rsidR="00A83BD8" w:rsidRDefault="00A83BD8">
      <w:pPr>
        <w:rPr>
          <w:sz w:val="24"/>
          <w:szCs w:val="24"/>
        </w:rPr>
      </w:pPr>
    </w:p>
    <w:p w14:paraId="5602BEFC" w14:textId="77777777" w:rsidR="00A83BD8" w:rsidRDefault="00000000">
      <w:pPr>
        <w:pStyle w:val="a"/>
        <w:ind w:left="480" w:hanging="480"/>
        <w:rPr>
          <w:sz w:val="24"/>
          <w:szCs w:val="24"/>
        </w:rPr>
      </w:pPr>
      <w:r>
        <w:rPr>
          <w:rFonts w:hint="eastAsia"/>
          <w:sz w:val="24"/>
          <w:szCs w:val="24"/>
        </w:rPr>
        <w:t>设有关系模式</w:t>
      </w:r>
      <w:r>
        <w:rPr>
          <w:rFonts w:hint="eastAsia"/>
          <w:sz w:val="24"/>
          <w:szCs w:val="24"/>
        </w:rPr>
        <w:t>R(X,Y,Z)</w:t>
      </w:r>
      <w:r>
        <w:rPr>
          <w:rFonts w:hint="eastAsia"/>
          <w:sz w:val="24"/>
          <w:szCs w:val="24"/>
        </w:rPr>
        <w:t>与它的函数依赖集</w:t>
      </w:r>
      <w:r>
        <w:rPr>
          <w:rFonts w:hint="eastAsia"/>
          <w:sz w:val="24"/>
          <w:szCs w:val="24"/>
        </w:rPr>
        <w:t>F={X</w:t>
      </w:r>
      <w:r>
        <w:rPr>
          <w:rFonts w:hint="eastAsia"/>
          <w:sz w:val="24"/>
          <w:szCs w:val="24"/>
        </w:rPr>
        <w:t>→</w:t>
      </w:r>
      <w:r>
        <w:rPr>
          <w:rFonts w:hint="eastAsia"/>
          <w:sz w:val="24"/>
          <w:szCs w:val="24"/>
        </w:rPr>
        <w:t>Y,Y</w:t>
      </w:r>
      <w:r>
        <w:rPr>
          <w:rFonts w:hint="eastAsia"/>
          <w:sz w:val="24"/>
          <w:szCs w:val="24"/>
        </w:rPr>
        <w:t>→</w:t>
      </w:r>
      <w:r>
        <w:rPr>
          <w:rFonts w:hint="eastAsia"/>
          <w:sz w:val="24"/>
          <w:szCs w:val="24"/>
        </w:rPr>
        <w:t>Z},</w:t>
      </w:r>
      <w:r>
        <w:rPr>
          <w:rFonts w:hint="eastAsia"/>
          <w:sz w:val="24"/>
          <w:szCs w:val="24"/>
        </w:rPr>
        <w:t>则</w:t>
      </w:r>
      <w:r>
        <w:rPr>
          <w:rFonts w:hint="eastAsia"/>
          <w:sz w:val="24"/>
          <w:szCs w:val="24"/>
        </w:rPr>
        <w:t>F</w:t>
      </w:r>
      <w:r>
        <w:rPr>
          <w:rFonts w:hint="eastAsia"/>
          <w:sz w:val="24"/>
          <w:szCs w:val="24"/>
        </w:rPr>
        <w:t>的闭包</w:t>
      </w:r>
      <w:r>
        <w:rPr>
          <w:rFonts w:hint="eastAsia"/>
          <w:sz w:val="24"/>
          <w:szCs w:val="24"/>
        </w:rPr>
        <w:t>F+</w:t>
      </w:r>
      <w:r>
        <w:rPr>
          <w:rFonts w:hint="eastAsia"/>
          <w:sz w:val="24"/>
          <w:szCs w:val="24"/>
        </w:rPr>
        <w:t>中左部为</w:t>
      </w:r>
      <w:r>
        <w:rPr>
          <w:rFonts w:hint="eastAsia"/>
          <w:sz w:val="24"/>
          <w:szCs w:val="24"/>
        </w:rPr>
        <w:t>XY</w:t>
      </w:r>
      <w:r>
        <w:rPr>
          <w:rFonts w:hint="eastAsia"/>
          <w:sz w:val="24"/>
          <w:szCs w:val="24"/>
        </w:rPr>
        <w:t>的函数依赖有（</w:t>
      </w:r>
      <w:r>
        <w:rPr>
          <w:rFonts w:hint="eastAsia"/>
          <w:sz w:val="24"/>
          <w:szCs w:val="24"/>
        </w:rPr>
        <w:t xml:space="preserve">    </w:t>
      </w:r>
      <w:r>
        <w:rPr>
          <w:rFonts w:hint="eastAsia"/>
          <w:sz w:val="24"/>
          <w:szCs w:val="24"/>
        </w:rPr>
        <w:t>）</w:t>
      </w:r>
      <w:proofErr w:type="gramStart"/>
      <w:r>
        <w:rPr>
          <w:rFonts w:hint="eastAsia"/>
          <w:sz w:val="24"/>
          <w:szCs w:val="24"/>
        </w:rPr>
        <w:t>个</w:t>
      </w:r>
      <w:proofErr w:type="gramEnd"/>
      <w:r>
        <w:rPr>
          <w:rFonts w:hint="eastAsia"/>
          <w:sz w:val="24"/>
          <w:szCs w:val="24"/>
        </w:rPr>
        <w:t>。</w:t>
      </w:r>
    </w:p>
    <w:p w14:paraId="4265B00D" w14:textId="77777777" w:rsidR="00A83BD8" w:rsidRDefault="00000000">
      <w:pPr>
        <w:rPr>
          <w:sz w:val="24"/>
          <w:szCs w:val="24"/>
        </w:rPr>
      </w:pPr>
      <w:r>
        <w:rPr>
          <w:sz w:val="24"/>
          <w:szCs w:val="24"/>
        </w:rPr>
        <w:t>A)</w:t>
      </w:r>
      <w:r>
        <w:rPr>
          <w:sz w:val="24"/>
          <w:szCs w:val="24"/>
        </w:rPr>
        <w:tab/>
        <w:t>32</w:t>
      </w:r>
    </w:p>
    <w:p w14:paraId="521FA8C8" w14:textId="77777777" w:rsidR="00A83BD8" w:rsidRDefault="00000000">
      <w:pPr>
        <w:rPr>
          <w:sz w:val="24"/>
          <w:szCs w:val="24"/>
        </w:rPr>
      </w:pPr>
      <w:r>
        <w:rPr>
          <w:sz w:val="24"/>
          <w:szCs w:val="24"/>
        </w:rPr>
        <w:t>B)</w:t>
      </w:r>
      <w:r>
        <w:rPr>
          <w:sz w:val="24"/>
          <w:szCs w:val="24"/>
        </w:rPr>
        <w:tab/>
        <w:t>16</w:t>
      </w:r>
    </w:p>
    <w:p w14:paraId="239AD421" w14:textId="77777777" w:rsidR="00A83BD8" w:rsidRDefault="00000000">
      <w:pPr>
        <w:rPr>
          <w:b/>
          <w:color w:val="FF0000"/>
          <w:sz w:val="24"/>
          <w:szCs w:val="24"/>
        </w:rPr>
      </w:pPr>
      <w:r>
        <w:rPr>
          <w:b/>
          <w:color w:val="FF0000"/>
          <w:sz w:val="24"/>
          <w:szCs w:val="24"/>
        </w:rPr>
        <w:t>C)</w:t>
      </w:r>
      <w:r>
        <w:rPr>
          <w:b/>
          <w:color w:val="FF0000"/>
          <w:sz w:val="24"/>
          <w:szCs w:val="24"/>
        </w:rPr>
        <w:tab/>
      </w:r>
      <w:r>
        <w:rPr>
          <w:b/>
          <w:color w:val="FF0000"/>
          <w:sz w:val="24"/>
          <w:szCs w:val="24"/>
          <w:u w:val="single"/>
        </w:rPr>
        <w:t>8</w:t>
      </w:r>
    </w:p>
    <w:p w14:paraId="05C8B6CE" w14:textId="77777777" w:rsidR="00A83BD8" w:rsidRDefault="00000000">
      <w:pPr>
        <w:rPr>
          <w:sz w:val="24"/>
          <w:szCs w:val="24"/>
        </w:rPr>
      </w:pPr>
      <w:r>
        <w:rPr>
          <w:sz w:val="24"/>
          <w:szCs w:val="24"/>
        </w:rPr>
        <w:t>D)</w:t>
      </w:r>
      <w:r>
        <w:rPr>
          <w:sz w:val="24"/>
          <w:szCs w:val="24"/>
        </w:rPr>
        <w:tab/>
        <w:t>4</w:t>
      </w:r>
    </w:p>
    <w:p w14:paraId="0019B4E3" w14:textId="77777777" w:rsidR="00A83BD8" w:rsidRDefault="00A83BD8">
      <w:pPr>
        <w:rPr>
          <w:sz w:val="24"/>
          <w:szCs w:val="24"/>
        </w:rPr>
      </w:pPr>
    </w:p>
    <w:p w14:paraId="753D16D8" w14:textId="77777777" w:rsidR="00A83BD8" w:rsidRDefault="00000000">
      <w:pPr>
        <w:pStyle w:val="a"/>
        <w:ind w:left="480" w:hanging="480"/>
        <w:rPr>
          <w:sz w:val="24"/>
          <w:szCs w:val="24"/>
        </w:rPr>
      </w:pPr>
      <w:r>
        <w:rPr>
          <w:rFonts w:hint="eastAsia"/>
          <w:sz w:val="24"/>
          <w:szCs w:val="24"/>
        </w:rPr>
        <w:t>安全性控制的防范对象是（</w:t>
      </w:r>
      <w:r>
        <w:rPr>
          <w:rFonts w:hint="eastAsia"/>
          <w:sz w:val="24"/>
          <w:szCs w:val="24"/>
        </w:rPr>
        <w:t xml:space="preserve">    </w:t>
      </w:r>
      <w:r>
        <w:rPr>
          <w:rFonts w:hint="eastAsia"/>
          <w:sz w:val="24"/>
          <w:szCs w:val="24"/>
        </w:rPr>
        <w:t>）。</w:t>
      </w:r>
    </w:p>
    <w:p w14:paraId="43A24705" w14:textId="77777777" w:rsidR="00A83BD8" w:rsidRDefault="00000000">
      <w:pPr>
        <w:rPr>
          <w:sz w:val="24"/>
          <w:szCs w:val="24"/>
        </w:rPr>
      </w:pPr>
      <w:r>
        <w:rPr>
          <w:rFonts w:hint="eastAsia"/>
          <w:sz w:val="24"/>
          <w:szCs w:val="24"/>
        </w:rPr>
        <w:t>A)</w:t>
      </w:r>
      <w:r>
        <w:rPr>
          <w:rFonts w:hint="eastAsia"/>
          <w:sz w:val="24"/>
          <w:szCs w:val="24"/>
        </w:rPr>
        <w:tab/>
      </w:r>
      <w:r>
        <w:rPr>
          <w:rFonts w:hint="eastAsia"/>
          <w:sz w:val="24"/>
          <w:szCs w:val="24"/>
        </w:rPr>
        <w:t>合法用户</w:t>
      </w:r>
    </w:p>
    <w:p w14:paraId="438B5751" w14:textId="77777777" w:rsidR="00A83BD8" w:rsidRDefault="00000000">
      <w:pPr>
        <w:rPr>
          <w:sz w:val="24"/>
          <w:szCs w:val="24"/>
        </w:rPr>
      </w:pPr>
      <w:r>
        <w:rPr>
          <w:rFonts w:hint="eastAsia"/>
          <w:sz w:val="24"/>
          <w:szCs w:val="24"/>
        </w:rPr>
        <w:t>B)</w:t>
      </w:r>
      <w:r>
        <w:rPr>
          <w:rFonts w:hint="eastAsia"/>
          <w:sz w:val="24"/>
          <w:szCs w:val="24"/>
        </w:rPr>
        <w:tab/>
      </w:r>
      <w:r>
        <w:rPr>
          <w:rFonts w:hint="eastAsia"/>
          <w:sz w:val="24"/>
          <w:szCs w:val="24"/>
        </w:rPr>
        <w:t>不合语义的数据</w:t>
      </w:r>
    </w:p>
    <w:p w14:paraId="53A1A9B9" w14:textId="77777777" w:rsidR="00A83BD8" w:rsidRDefault="00000000">
      <w:pPr>
        <w:rPr>
          <w:b/>
          <w:color w:val="FF0000"/>
          <w:sz w:val="24"/>
          <w:szCs w:val="24"/>
          <w:u w:val="single"/>
        </w:rPr>
      </w:pPr>
      <w:r>
        <w:rPr>
          <w:rFonts w:hint="eastAsia"/>
          <w:b/>
          <w:color w:val="FF0000"/>
          <w:sz w:val="24"/>
          <w:szCs w:val="24"/>
        </w:rPr>
        <w:t>C)</w:t>
      </w:r>
      <w:r>
        <w:rPr>
          <w:rFonts w:hint="eastAsia"/>
          <w:b/>
          <w:color w:val="FF0000"/>
          <w:sz w:val="24"/>
          <w:szCs w:val="24"/>
        </w:rPr>
        <w:tab/>
      </w:r>
      <w:r>
        <w:rPr>
          <w:rFonts w:hint="eastAsia"/>
          <w:b/>
          <w:color w:val="FF0000"/>
          <w:sz w:val="24"/>
          <w:szCs w:val="24"/>
          <w:u w:val="single"/>
        </w:rPr>
        <w:t>非法操作</w:t>
      </w:r>
    </w:p>
    <w:p w14:paraId="7BF8FC3D" w14:textId="77777777" w:rsidR="00A83BD8" w:rsidRDefault="00000000">
      <w:pPr>
        <w:rPr>
          <w:sz w:val="24"/>
          <w:szCs w:val="24"/>
        </w:rPr>
      </w:pPr>
      <w:r>
        <w:rPr>
          <w:rFonts w:hint="eastAsia"/>
          <w:sz w:val="24"/>
          <w:szCs w:val="24"/>
        </w:rPr>
        <w:t>D)</w:t>
      </w:r>
      <w:r>
        <w:rPr>
          <w:rFonts w:hint="eastAsia"/>
          <w:sz w:val="24"/>
          <w:szCs w:val="24"/>
        </w:rPr>
        <w:tab/>
      </w:r>
      <w:r>
        <w:rPr>
          <w:rFonts w:hint="eastAsia"/>
          <w:sz w:val="24"/>
          <w:szCs w:val="24"/>
        </w:rPr>
        <w:t>不正确的数据</w:t>
      </w:r>
    </w:p>
    <w:p w14:paraId="19F1AECB" w14:textId="77777777" w:rsidR="00A83BD8" w:rsidRDefault="00A83BD8">
      <w:pPr>
        <w:rPr>
          <w:sz w:val="24"/>
          <w:szCs w:val="24"/>
        </w:rPr>
      </w:pPr>
    </w:p>
    <w:p w14:paraId="67CB5452" w14:textId="77777777" w:rsidR="00A83BD8" w:rsidRDefault="00000000">
      <w:pPr>
        <w:pStyle w:val="a"/>
        <w:ind w:left="480" w:hanging="480"/>
        <w:rPr>
          <w:sz w:val="24"/>
          <w:szCs w:val="24"/>
        </w:rPr>
      </w:pPr>
      <w:r>
        <w:rPr>
          <w:rFonts w:hint="eastAsia"/>
          <w:sz w:val="24"/>
          <w:szCs w:val="24"/>
        </w:rPr>
        <w:t>在数据库恢复时，对尚未做完的事务执行（</w:t>
      </w:r>
      <w:r>
        <w:rPr>
          <w:rFonts w:hint="eastAsia"/>
          <w:sz w:val="24"/>
          <w:szCs w:val="24"/>
        </w:rPr>
        <w:t xml:space="preserve">    </w:t>
      </w:r>
      <w:r>
        <w:rPr>
          <w:rFonts w:hint="eastAsia"/>
          <w:sz w:val="24"/>
          <w:szCs w:val="24"/>
        </w:rPr>
        <w:t>）。</w:t>
      </w:r>
    </w:p>
    <w:p w14:paraId="7E6EBEED" w14:textId="77777777" w:rsidR="00A83BD8" w:rsidRDefault="00000000">
      <w:pPr>
        <w:rPr>
          <w:sz w:val="24"/>
          <w:szCs w:val="24"/>
        </w:rPr>
      </w:pPr>
      <w:r>
        <w:rPr>
          <w:rFonts w:hint="eastAsia"/>
          <w:sz w:val="24"/>
          <w:szCs w:val="24"/>
        </w:rPr>
        <w:t>A)</w:t>
      </w:r>
      <w:r>
        <w:rPr>
          <w:rFonts w:hint="eastAsia"/>
          <w:sz w:val="24"/>
          <w:szCs w:val="24"/>
        </w:rPr>
        <w:tab/>
        <w:t>REDO</w:t>
      </w:r>
      <w:r>
        <w:rPr>
          <w:rFonts w:hint="eastAsia"/>
          <w:sz w:val="24"/>
          <w:szCs w:val="24"/>
        </w:rPr>
        <w:t>处理</w:t>
      </w:r>
    </w:p>
    <w:p w14:paraId="799F94F0" w14:textId="77777777" w:rsidR="00A83BD8" w:rsidRDefault="00000000">
      <w:pPr>
        <w:rPr>
          <w:b/>
          <w:color w:val="FF0000"/>
          <w:sz w:val="24"/>
          <w:szCs w:val="24"/>
          <w:u w:val="single"/>
        </w:rPr>
      </w:pPr>
      <w:r>
        <w:rPr>
          <w:rFonts w:hint="eastAsia"/>
          <w:b/>
          <w:color w:val="FF0000"/>
          <w:sz w:val="24"/>
          <w:szCs w:val="24"/>
        </w:rPr>
        <w:t>B)</w:t>
      </w:r>
      <w:r>
        <w:rPr>
          <w:rFonts w:hint="eastAsia"/>
          <w:b/>
          <w:color w:val="FF0000"/>
          <w:sz w:val="24"/>
          <w:szCs w:val="24"/>
        </w:rPr>
        <w:tab/>
      </w:r>
      <w:r>
        <w:rPr>
          <w:rFonts w:hint="eastAsia"/>
          <w:b/>
          <w:color w:val="FF0000"/>
          <w:sz w:val="24"/>
          <w:szCs w:val="24"/>
          <w:u w:val="single"/>
        </w:rPr>
        <w:t>UNDO</w:t>
      </w:r>
      <w:r>
        <w:rPr>
          <w:rFonts w:hint="eastAsia"/>
          <w:b/>
          <w:color w:val="FF0000"/>
          <w:sz w:val="24"/>
          <w:szCs w:val="24"/>
          <w:u w:val="single"/>
        </w:rPr>
        <w:t>处理</w:t>
      </w:r>
    </w:p>
    <w:p w14:paraId="7A21AB5A" w14:textId="77777777" w:rsidR="00A83BD8" w:rsidRDefault="00000000">
      <w:pPr>
        <w:rPr>
          <w:sz w:val="24"/>
          <w:szCs w:val="24"/>
        </w:rPr>
      </w:pPr>
      <w:r>
        <w:rPr>
          <w:rFonts w:hint="eastAsia"/>
          <w:sz w:val="24"/>
          <w:szCs w:val="24"/>
        </w:rPr>
        <w:t>C)</w:t>
      </w:r>
      <w:r>
        <w:rPr>
          <w:rFonts w:hint="eastAsia"/>
          <w:sz w:val="24"/>
          <w:szCs w:val="24"/>
        </w:rPr>
        <w:tab/>
        <w:t>ABORT</w:t>
      </w:r>
      <w:r>
        <w:rPr>
          <w:rFonts w:hint="eastAsia"/>
          <w:sz w:val="24"/>
          <w:szCs w:val="24"/>
        </w:rPr>
        <w:t>处理</w:t>
      </w:r>
    </w:p>
    <w:p w14:paraId="78B798BF" w14:textId="77777777" w:rsidR="00A83BD8" w:rsidRDefault="00000000">
      <w:pPr>
        <w:rPr>
          <w:sz w:val="24"/>
          <w:szCs w:val="24"/>
        </w:rPr>
      </w:pPr>
      <w:r>
        <w:rPr>
          <w:rFonts w:hint="eastAsia"/>
          <w:sz w:val="24"/>
          <w:szCs w:val="24"/>
        </w:rPr>
        <w:t>D)</w:t>
      </w:r>
      <w:r>
        <w:rPr>
          <w:rFonts w:hint="eastAsia"/>
          <w:sz w:val="24"/>
          <w:szCs w:val="24"/>
        </w:rPr>
        <w:tab/>
        <w:t>ROLLBACK</w:t>
      </w:r>
      <w:r>
        <w:rPr>
          <w:rFonts w:hint="eastAsia"/>
          <w:sz w:val="24"/>
          <w:szCs w:val="24"/>
        </w:rPr>
        <w:t>处理</w:t>
      </w:r>
    </w:p>
    <w:p w14:paraId="366BDDBC" w14:textId="77777777" w:rsidR="00A83BD8" w:rsidRDefault="00A83BD8">
      <w:pPr>
        <w:rPr>
          <w:sz w:val="24"/>
          <w:szCs w:val="24"/>
        </w:rPr>
      </w:pPr>
    </w:p>
    <w:p w14:paraId="632642FF" w14:textId="77777777" w:rsidR="00A83BD8" w:rsidRDefault="00000000">
      <w:pPr>
        <w:pStyle w:val="a"/>
        <w:ind w:left="480" w:hanging="480"/>
        <w:rPr>
          <w:sz w:val="24"/>
          <w:szCs w:val="24"/>
        </w:rPr>
      </w:pPr>
      <w:r>
        <w:rPr>
          <w:rFonts w:hint="eastAsia"/>
          <w:sz w:val="24"/>
          <w:szCs w:val="24"/>
        </w:rPr>
        <w:t>X</w:t>
      </w:r>
      <w:r>
        <w:rPr>
          <w:rFonts w:hint="eastAsia"/>
          <w:sz w:val="24"/>
          <w:szCs w:val="24"/>
        </w:rPr>
        <w:t>→</w:t>
      </w:r>
      <w:r>
        <w:rPr>
          <w:rFonts w:hint="eastAsia"/>
          <w:sz w:val="24"/>
          <w:szCs w:val="24"/>
        </w:rPr>
        <w:t>Y</w:t>
      </w:r>
      <w:r>
        <w:rPr>
          <w:rFonts w:hint="eastAsia"/>
          <w:sz w:val="24"/>
          <w:szCs w:val="24"/>
        </w:rPr>
        <w:t>能从推理规则导出的充分必要条件是（</w:t>
      </w:r>
      <w:r>
        <w:rPr>
          <w:rFonts w:hint="eastAsia"/>
          <w:sz w:val="24"/>
          <w:szCs w:val="24"/>
        </w:rPr>
        <w:t xml:space="preserve">    </w:t>
      </w:r>
      <w:r>
        <w:rPr>
          <w:rFonts w:hint="eastAsia"/>
          <w:sz w:val="24"/>
          <w:szCs w:val="24"/>
        </w:rPr>
        <w:t>）。</w:t>
      </w:r>
    </w:p>
    <w:p w14:paraId="4DE51856" w14:textId="77777777" w:rsidR="00A83BD8" w:rsidRDefault="00000000">
      <w:pPr>
        <w:rPr>
          <w:sz w:val="24"/>
          <w:szCs w:val="24"/>
        </w:rPr>
      </w:pPr>
      <w:r>
        <w:rPr>
          <w:sz w:val="24"/>
          <w:szCs w:val="24"/>
        </w:rPr>
        <w:t>A)</w:t>
      </w:r>
      <w:r>
        <w:rPr>
          <w:sz w:val="24"/>
          <w:szCs w:val="24"/>
        </w:rPr>
        <w:tab/>
        <w:t>Y</w:t>
      </w:r>
      <w:r>
        <w:rPr>
          <w:rFonts w:ascii="Cambria Math" w:hAnsi="Cambria Math" w:cs="Cambria Math"/>
          <w:sz w:val="24"/>
          <w:szCs w:val="24"/>
        </w:rPr>
        <w:t>⊆</w:t>
      </w:r>
      <w:r>
        <w:rPr>
          <w:sz w:val="24"/>
          <w:szCs w:val="24"/>
        </w:rPr>
        <w:t>X</w:t>
      </w:r>
    </w:p>
    <w:p w14:paraId="68E38411" w14:textId="77777777" w:rsidR="00A83BD8" w:rsidRDefault="00000000">
      <w:pPr>
        <w:rPr>
          <w:b/>
          <w:color w:val="FF0000"/>
          <w:sz w:val="24"/>
          <w:szCs w:val="24"/>
          <w:u w:val="single"/>
        </w:rPr>
      </w:pPr>
      <w:r>
        <w:rPr>
          <w:b/>
          <w:color w:val="FF0000"/>
          <w:sz w:val="24"/>
          <w:szCs w:val="24"/>
        </w:rPr>
        <w:t>B)</w:t>
      </w:r>
      <w:r>
        <w:rPr>
          <w:b/>
          <w:color w:val="FF0000"/>
          <w:sz w:val="24"/>
          <w:szCs w:val="24"/>
        </w:rPr>
        <w:tab/>
      </w:r>
      <w:r>
        <w:rPr>
          <w:b/>
          <w:color w:val="FF0000"/>
          <w:sz w:val="24"/>
          <w:szCs w:val="24"/>
          <w:u w:val="single"/>
        </w:rPr>
        <w:t>Y</w:t>
      </w:r>
      <w:r>
        <w:rPr>
          <w:rFonts w:ascii="Cambria Math" w:hAnsi="Cambria Math" w:cs="Cambria Math"/>
          <w:b/>
          <w:color w:val="FF0000"/>
          <w:sz w:val="24"/>
          <w:szCs w:val="24"/>
          <w:u w:val="single"/>
        </w:rPr>
        <w:t>⊆</w:t>
      </w:r>
      <w:r>
        <w:rPr>
          <w:b/>
          <w:color w:val="FF0000"/>
          <w:sz w:val="24"/>
          <w:szCs w:val="24"/>
          <w:u w:val="single"/>
        </w:rPr>
        <w:t>X+</w:t>
      </w:r>
    </w:p>
    <w:p w14:paraId="7B4E5E6F" w14:textId="77777777" w:rsidR="00A83BD8" w:rsidRDefault="00000000">
      <w:pPr>
        <w:rPr>
          <w:sz w:val="24"/>
          <w:szCs w:val="24"/>
        </w:rPr>
      </w:pPr>
      <w:r>
        <w:rPr>
          <w:sz w:val="24"/>
          <w:szCs w:val="24"/>
        </w:rPr>
        <w:t>C)</w:t>
      </w:r>
      <w:r>
        <w:rPr>
          <w:sz w:val="24"/>
          <w:szCs w:val="24"/>
        </w:rPr>
        <w:tab/>
        <w:t>X</w:t>
      </w:r>
      <w:r>
        <w:rPr>
          <w:rFonts w:ascii="Cambria Math" w:hAnsi="Cambria Math" w:cs="Cambria Math"/>
          <w:sz w:val="24"/>
          <w:szCs w:val="24"/>
        </w:rPr>
        <w:t>⊆</w:t>
      </w:r>
      <w:r>
        <w:rPr>
          <w:sz w:val="24"/>
          <w:szCs w:val="24"/>
        </w:rPr>
        <w:t>Y</w:t>
      </w:r>
      <w:r>
        <w:rPr>
          <w:sz w:val="24"/>
          <w:szCs w:val="24"/>
          <w:vertAlign w:val="superscript"/>
        </w:rPr>
        <w:t>+</w:t>
      </w:r>
    </w:p>
    <w:p w14:paraId="0889B580" w14:textId="77777777" w:rsidR="00A83BD8" w:rsidRDefault="00000000">
      <w:pPr>
        <w:rPr>
          <w:sz w:val="24"/>
          <w:szCs w:val="24"/>
          <w:vertAlign w:val="superscript"/>
        </w:rPr>
      </w:pPr>
      <w:r>
        <w:rPr>
          <w:sz w:val="24"/>
          <w:szCs w:val="24"/>
        </w:rPr>
        <w:t>D)</w:t>
      </w:r>
      <w:r>
        <w:rPr>
          <w:sz w:val="24"/>
          <w:szCs w:val="24"/>
        </w:rPr>
        <w:tab/>
        <w:t>X</w:t>
      </w:r>
      <w:r>
        <w:rPr>
          <w:sz w:val="24"/>
          <w:szCs w:val="24"/>
          <w:vertAlign w:val="superscript"/>
        </w:rPr>
        <w:t>+</w:t>
      </w:r>
      <w:r>
        <w:rPr>
          <w:sz w:val="24"/>
          <w:szCs w:val="24"/>
        </w:rPr>
        <w:t>=Y</w:t>
      </w:r>
      <w:r>
        <w:rPr>
          <w:sz w:val="24"/>
          <w:szCs w:val="24"/>
          <w:vertAlign w:val="superscript"/>
        </w:rPr>
        <w:t>+</w:t>
      </w:r>
    </w:p>
    <w:p w14:paraId="260495A4" w14:textId="77777777" w:rsidR="00A83BD8" w:rsidRDefault="00A83BD8">
      <w:pPr>
        <w:rPr>
          <w:sz w:val="24"/>
          <w:szCs w:val="24"/>
        </w:rPr>
      </w:pPr>
    </w:p>
    <w:p w14:paraId="18ED7984" w14:textId="77777777" w:rsidR="00A83BD8" w:rsidRDefault="00000000">
      <w:pPr>
        <w:pStyle w:val="a"/>
        <w:ind w:left="480" w:hanging="480"/>
        <w:rPr>
          <w:sz w:val="24"/>
          <w:szCs w:val="24"/>
        </w:rPr>
      </w:pPr>
      <w:r>
        <w:rPr>
          <w:rFonts w:hint="eastAsia"/>
          <w:sz w:val="24"/>
          <w:szCs w:val="24"/>
        </w:rPr>
        <w:t>一个事务在执行时，应该遵守“要么不做，要么全做”的原则，这是事务的（</w:t>
      </w:r>
      <w:r>
        <w:rPr>
          <w:rFonts w:hint="eastAsia"/>
          <w:sz w:val="24"/>
          <w:szCs w:val="24"/>
        </w:rPr>
        <w:t xml:space="preserve">    </w:t>
      </w:r>
      <w:r>
        <w:rPr>
          <w:rFonts w:hint="eastAsia"/>
          <w:sz w:val="24"/>
          <w:szCs w:val="24"/>
        </w:rPr>
        <w:t>）。</w:t>
      </w:r>
    </w:p>
    <w:p w14:paraId="695B749F" w14:textId="77777777" w:rsidR="00A83BD8" w:rsidRDefault="00000000">
      <w:pPr>
        <w:rPr>
          <w:b/>
          <w:color w:val="FF0000"/>
          <w:sz w:val="24"/>
          <w:szCs w:val="24"/>
        </w:rPr>
      </w:pPr>
      <w:r>
        <w:rPr>
          <w:rFonts w:hint="eastAsia"/>
          <w:b/>
          <w:color w:val="FF0000"/>
          <w:sz w:val="24"/>
          <w:szCs w:val="24"/>
        </w:rPr>
        <w:t>A)</w:t>
      </w:r>
      <w:r>
        <w:rPr>
          <w:rFonts w:hint="eastAsia"/>
          <w:b/>
          <w:color w:val="FF0000"/>
          <w:sz w:val="24"/>
          <w:szCs w:val="24"/>
        </w:rPr>
        <w:tab/>
      </w:r>
      <w:r>
        <w:rPr>
          <w:rFonts w:hint="eastAsia"/>
          <w:b/>
          <w:color w:val="FF0000"/>
          <w:sz w:val="24"/>
          <w:szCs w:val="24"/>
        </w:rPr>
        <w:t>原</w:t>
      </w:r>
      <w:r>
        <w:rPr>
          <w:rFonts w:hint="eastAsia"/>
          <w:b/>
          <w:color w:val="FF0000"/>
          <w:sz w:val="24"/>
          <w:szCs w:val="24"/>
          <w:u w:val="single"/>
        </w:rPr>
        <w:t>子性</w:t>
      </w:r>
    </w:p>
    <w:p w14:paraId="7495F663" w14:textId="77777777" w:rsidR="00A83BD8" w:rsidRDefault="00000000">
      <w:pPr>
        <w:rPr>
          <w:sz w:val="24"/>
          <w:szCs w:val="24"/>
        </w:rPr>
      </w:pPr>
      <w:r>
        <w:rPr>
          <w:rFonts w:hint="eastAsia"/>
          <w:sz w:val="24"/>
          <w:szCs w:val="24"/>
        </w:rPr>
        <w:t>B)</w:t>
      </w:r>
      <w:r>
        <w:rPr>
          <w:rFonts w:hint="eastAsia"/>
          <w:sz w:val="24"/>
          <w:szCs w:val="24"/>
        </w:rPr>
        <w:tab/>
      </w:r>
      <w:r>
        <w:rPr>
          <w:rFonts w:hint="eastAsia"/>
          <w:sz w:val="24"/>
          <w:szCs w:val="24"/>
        </w:rPr>
        <w:t>一致性</w:t>
      </w:r>
    </w:p>
    <w:p w14:paraId="381A331E" w14:textId="77777777" w:rsidR="00A83BD8" w:rsidRDefault="00000000">
      <w:pPr>
        <w:rPr>
          <w:sz w:val="24"/>
          <w:szCs w:val="24"/>
        </w:rPr>
      </w:pPr>
      <w:r>
        <w:rPr>
          <w:rFonts w:hint="eastAsia"/>
          <w:sz w:val="24"/>
          <w:szCs w:val="24"/>
        </w:rPr>
        <w:t>C)</w:t>
      </w:r>
      <w:r>
        <w:rPr>
          <w:rFonts w:hint="eastAsia"/>
          <w:sz w:val="24"/>
          <w:szCs w:val="24"/>
        </w:rPr>
        <w:tab/>
      </w:r>
      <w:r>
        <w:rPr>
          <w:rFonts w:hint="eastAsia"/>
          <w:sz w:val="24"/>
          <w:szCs w:val="24"/>
        </w:rPr>
        <w:t>隔离性</w:t>
      </w:r>
    </w:p>
    <w:p w14:paraId="6027E92D" w14:textId="77777777" w:rsidR="00A83BD8" w:rsidRDefault="00000000">
      <w:pPr>
        <w:rPr>
          <w:sz w:val="24"/>
          <w:szCs w:val="24"/>
        </w:rPr>
      </w:pPr>
      <w:r>
        <w:rPr>
          <w:rFonts w:hint="eastAsia"/>
          <w:sz w:val="24"/>
          <w:szCs w:val="24"/>
        </w:rPr>
        <w:t>D)</w:t>
      </w:r>
      <w:r>
        <w:rPr>
          <w:rFonts w:hint="eastAsia"/>
          <w:sz w:val="24"/>
          <w:szCs w:val="24"/>
        </w:rPr>
        <w:tab/>
      </w:r>
      <w:r>
        <w:rPr>
          <w:rFonts w:hint="eastAsia"/>
          <w:sz w:val="24"/>
          <w:szCs w:val="24"/>
        </w:rPr>
        <w:t>持久性</w:t>
      </w:r>
    </w:p>
    <w:p w14:paraId="76295709" w14:textId="77777777" w:rsidR="00A83BD8" w:rsidRDefault="00A83BD8">
      <w:pPr>
        <w:rPr>
          <w:sz w:val="24"/>
          <w:szCs w:val="24"/>
        </w:rPr>
      </w:pPr>
    </w:p>
    <w:p w14:paraId="2AFCDF7E" w14:textId="77777777" w:rsidR="00A83BD8" w:rsidRDefault="00000000">
      <w:pPr>
        <w:pStyle w:val="a"/>
        <w:ind w:left="480" w:hanging="480"/>
        <w:rPr>
          <w:sz w:val="24"/>
          <w:szCs w:val="24"/>
        </w:rPr>
      </w:pPr>
      <w:r>
        <w:rPr>
          <w:rFonts w:hint="eastAsia"/>
          <w:sz w:val="24"/>
          <w:szCs w:val="24"/>
        </w:rPr>
        <w:t>在数据库技术中，“脏（幻象）数据”是指（</w:t>
      </w:r>
      <w:r>
        <w:rPr>
          <w:rFonts w:hint="eastAsia"/>
          <w:sz w:val="24"/>
          <w:szCs w:val="24"/>
        </w:rPr>
        <w:t xml:space="preserve">    </w:t>
      </w:r>
      <w:r>
        <w:rPr>
          <w:rFonts w:hint="eastAsia"/>
          <w:sz w:val="24"/>
          <w:szCs w:val="24"/>
        </w:rPr>
        <w:t>）。</w:t>
      </w:r>
    </w:p>
    <w:p w14:paraId="4216BBEA" w14:textId="77777777" w:rsidR="00A83BD8" w:rsidRDefault="00000000">
      <w:pPr>
        <w:rPr>
          <w:sz w:val="24"/>
          <w:szCs w:val="24"/>
        </w:rPr>
      </w:pPr>
      <w:r>
        <w:rPr>
          <w:rFonts w:hint="eastAsia"/>
          <w:sz w:val="24"/>
          <w:szCs w:val="24"/>
        </w:rPr>
        <w:t>A)</w:t>
      </w:r>
      <w:r>
        <w:rPr>
          <w:rFonts w:hint="eastAsia"/>
          <w:sz w:val="24"/>
          <w:szCs w:val="24"/>
        </w:rPr>
        <w:tab/>
      </w:r>
      <w:r>
        <w:rPr>
          <w:rFonts w:hint="eastAsia"/>
          <w:sz w:val="24"/>
          <w:szCs w:val="24"/>
        </w:rPr>
        <w:t>未回退的数据</w:t>
      </w:r>
    </w:p>
    <w:p w14:paraId="7D33E35C" w14:textId="77777777" w:rsidR="00A83BD8" w:rsidRDefault="00000000">
      <w:pPr>
        <w:rPr>
          <w:sz w:val="24"/>
          <w:szCs w:val="24"/>
        </w:rPr>
      </w:pPr>
      <w:r>
        <w:rPr>
          <w:rFonts w:hint="eastAsia"/>
          <w:sz w:val="24"/>
          <w:szCs w:val="24"/>
        </w:rPr>
        <w:t>B)</w:t>
      </w:r>
      <w:r>
        <w:rPr>
          <w:rFonts w:hint="eastAsia"/>
          <w:sz w:val="24"/>
          <w:szCs w:val="24"/>
        </w:rPr>
        <w:tab/>
      </w:r>
      <w:r>
        <w:rPr>
          <w:rFonts w:hint="eastAsia"/>
          <w:sz w:val="24"/>
          <w:szCs w:val="24"/>
        </w:rPr>
        <w:t>未提交的数据</w:t>
      </w:r>
    </w:p>
    <w:p w14:paraId="4AA63B14" w14:textId="77777777" w:rsidR="00A83BD8" w:rsidRDefault="00000000">
      <w:pPr>
        <w:rPr>
          <w:sz w:val="24"/>
          <w:szCs w:val="24"/>
        </w:rPr>
      </w:pPr>
      <w:r>
        <w:rPr>
          <w:rFonts w:hint="eastAsia"/>
          <w:sz w:val="24"/>
          <w:szCs w:val="24"/>
        </w:rPr>
        <w:t>C)</w:t>
      </w:r>
      <w:r>
        <w:rPr>
          <w:rFonts w:hint="eastAsia"/>
          <w:sz w:val="24"/>
          <w:szCs w:val="24"/>
        </w:rPr>
        <w:tab/>
      </w:r>
      <w:r>
        <w:rPr>
          <w:rFonts w:hint="eastAsia"/>
          <w:sz w:val="24"/>
          <w:szCs w:val="24"/>
        </w:rPr>
        <w:t>回退的数据</w:t>
      </w:r>
    </w:p>
    <w:p w14:paraId="66355571" w14:textId="77777777" w:rsidR="00A83BD8" w:rsidRDefault="00000000">
      <w:pPr>
        <w:rPr>
          <w:b/>
          <w:color w:val="FF0000"/>
          <w:sz w:val="24"/>
          <w:szCs w:val="24"/>
        </w:rPr>
      </w:pPr>
      <w:r>
        <w:rPr>
          <w:rFonts w:hint="eastAsia"/>
          <w:b/>
          <w:color w:val="FF0000"/>
          <w:sz w:val="24"/>
          <w:szCs w:val="24"/>
        </w:rPr>
        <w:t>D)</w:t>
      </w:r>
      <w:r>
        <w:rPr>
          <w:rFonts w:hint="eastAsia"/>
          <w:b/>
          <w:color w:val="FF0000"/>
          <w:sz w:val="24"/>
          <w:szCs w:val="24"/>
        </w:rPr>
        <w:tab/>
      </w:r>
      <w:r>
        <w:rPr>
          <w:rFonts w:hint="eastAsia"/>
          <w:b/>
          <w:color w:val="FF0000"/>
          <w:sz w:val="24"/>
          <w:szCs w:val="24"/>
          <w:u w:val="single"/>
        </w:rPr>
        <w:t>未提交随后又被撤销的数据</w:t>
      </w:r>
    </w:p>
    <w:p w14:paraId="271BAE76" w14:textId="77777777" w:rsidR="00A83BD8" w:rsidRDefault="00A83BD8">
      <w:pPr>
        <w:rPr>
          <w:color w:val="FF0000"/>
          <w:sz w:val="24"/>
          <w:szCs w:val="24"/>
        </w:rPr>
      </w:pPr>
    </w:p>
    <w:p w14:paraId="6C00B99C" w14:textId="77777777" w:rsidR="00A83BD8" w:rsidRDefault="00000000">
      <w:pPr>
        <w:pStyle w:val="a"/>
        <w:ind w:left="480" w:hanging="480"/>
        <w:rPr>
          <w:sz w:val="24"/>
          <w:szCs w:val="24"/>
        </w:rPr>
      </w:pPr>
      <w:r>
        <w:rPr>
          <w:rFonts w:hint="eastAsia"/>
          <w:sz w:val="24"/>
          <w:szCs w:val="24"/>
        </w:rPr>
        <w:t>数据库安全保护中，后备副本的主要用途是（</w:t>
      </w:r>
      <w:r>
        <w:rPr>
          <w:rFonts w:hint="eastAsia"/>
          <w:sz w:val="24"/>
          <w:szCs w:val="24"/>
        </w:rPr>
        <w:t xml:space="preserve">    </w:t>
      </w:r>
      <w:r>
        <w:rPr>
          <w:rFonts w:hint="eastAsia"/>
          <w:sz w:val="24"/>
          <w:szCs w:val="24"/>
        </w:rPr>
        <w:t>）。</w:t>
      </w:r>
    </w:p>
    <w:p w14:paraId="72DD8038" w14:textId="77777777" w:rsidR="00A83BD8" w:rsidRDefault="00000000">
      <w:pPr>
        <w:rPr>
          <w:sz w:val="24"/>
          <w:szCs w:val="24"/>
        </w:rPr>
      </w:pPr>
      <w:r>
        <w:rPr>
          <w:rFonts w:hint="eastAsia"/>
          <w:sz w:val="24"/>
          <w:szCs w:val="24"/>
        </w:rPr>
        <w:lastRenderedPageBreak/>
        <w:t>A)</w:t>
      </w:r>
      <w:r>
        <w:rPr>
          <w:rFonts w:hint="eastAsia"/>
          <w:sz w:val="24"/>
          <w:szCs w:val="24"/>
        </w:rPr>
        <w:tab/>
      </w:r>
      <w:r>
        <w:rPr>
          <w:rFonts w:hint="eastAsia"/>
          <w:sz w:val="24"/>
          <w:szCs w:val="24"/>
        </w:rPr>
        <w:t>保障安全性</w:t>
      </w:r>
    </w:p>
    <w:p w14:paraId="368CC993" w14:textId="77777777" w:rsidR="00A83BD8" w:rsidRDefault="00000000">
      <w:pPr>
        <w:rPr>
          <w:sz w:val="24"/>
          <w:szCs w:val="24"/>
        </w:rPr>
      </w:pPr>
      <w:r>
        <w:rPr>
          <w:rFonts w:hint="eastAsia"/>
          <w:sz w:val="24"/>
          <w:szCs w:val="24"/>
        </w:rPr>
        <w:t>B)</w:t>
      </w:r>
      <w:r>
        <w:rPr>
          <w:rFonts w:hint="eastAsia"/>
          <w:sz w:val="24"/>
          <w:szCs w:val="24"/>
        </w:rPr>
        <w:tab/>
      </w:r>
      <w:r>
        <w:rPr>
          <w:rFonts w:hint="eastAsia"/>
          <w:sz w:val="24"/>
          <w:szCs w:val="24"/>
        </w:rPr>
        <w:t>完整性控制</w:t>
      </w:r>
    </w:p>
    <w:p w14:paraId="521DCF2A" w14:textId="77777777" w:rsidR="00A83BD8" w:rsidRDefault="00000000">
      <w:pPr>
        <w:rPr>
          <w:sz w:val="24"/>
          <w:szCs w:val="24"/>
        </w:rPr>
      </w:pPr>
      <w:r>
        <w:rPr>
          <w:rFonts w:hint="eastAsia"/>
          <w:sz w:val="24"/>
          <w:szCs w:val="24"/>
        </w:rPr>
        <w:t>C)</w:t>
      </w:r>
      <w:r>
        <w:rPr>
          <w:rFonts w:hint="eastAsia"/>
          <w:sz w:val="24"/>
          <w:szCs w:val="24"/>
        </w:rPr>
        <w:tab/>
      </w:r>
      <w:r>
        <w:rPr>
          <w:rFonts w:hint="eastAsia"/>
          <w:sz w:val="24"/>
          <w:szCs w:val="24"/>
        </w:rPr>
        <w:t>并发控制</w:t>
      </w:r>
    </w:p>
    <w:p w14:paraId="5CA15207" w14:textId="77777777" w:rsidR="00A83BD8" w:rsidRDefault="00000000">
      <w:pPr>
        <w:rPr>
          <w:b/>
          <w:color w:val="FF0000"/>
          <w:sz w:val="24"/>
          <w:szCs w:val="24"/>
          <w:u w:val="single"/>
        </w:rPr>
      </w:pPr>
      <w:r>
        <w:rPr>
          <w:rFonts w:hint="eastAsia"/>
          <w:b/>
          <w:color w:val="FF0000"/>
          <w:sz w:val="24"/>
          <w:szCs w:val="24"/>
        </w:rPr>
        <w:t>D)</w:t>
      </w:r>
      <w:r>
        <w:rPr>
          <w:rFonts w:hint="eastAsia"/>
          <w:b/>
          <w:color w:val="FF0000"/>
          <w:sz w:val="24"/>
          <w:szCs w:val="24"/>
        </w:rPr>
        <w:tab/>
      </w:r>
      <w:r>
        <w:rPr>
          <w:rFonts w:hint="eastAsia"/>
          <w:b/>
          <w:color w:val="FF0000"/>
          <w:sz w:val="24"/>
          <w:szCs w:val="24"/>
          <w:u w:val="single"/>
        </w:rPr>
        <w:t>数据库恢复</w:t>
      </w:r>
    </w:p>
    <w:p w14:paraId="33D4B33B" w14:textId="77777777" w:rsidR="00A83BD8" w:rsidRDefault="00A83BD8">
      <w:pPr>
        <w:rPr>
          <w:sz w:val="24"/>
          <w:szCs w:val="24"/>
        </w:rPr>
      </w:pPr>
    </w:p>
    <w:p w14:paraId="01ECAC5D" w14:textId="77777777" w:rsidR="00A83BD8" w:rsidRDefault="00000000">
      <w:pPr>
        <w:pStyle w:val="a"/>
        <w:ind w:left="480" w:hanging="480"/>
        <w:rPr>
          <w:sz w:val="24"/>
          <w:szCs w:val="24"/>
        </w:rPr>
      </w:pPr>
      <w:r>
        <w:rPr>
          <w:rFonts w:hint="eastAsia"/>
          <w:sz w:val="24"/>
          <w:szCs w:val="24"/>
        </w:rPr>
        <w:t>设有关系模式</w:t>
      </w:r>
      <w:r>
        <w:rPr>
          <w:rFonts w:hint="eastAsia"/>
          <w:sz w:val="24"/>
          <w:szCs w:val="24"/>
        </w:rPr>
        <w:t>R</w:t>
      </w:r>
      <w:r>
        <w:rPr>
          <w:rFonts w:hint="eastAsia"/>
          <w:sz w:val="24"/>
          <w:szCs w:val="24"/>
        </w:rPr>
        <w:t>（</w:t>
      </w:r>
      <w:r>
        <w:rPr>
          <w:rFonts w:hint="eastAsia"/>
          <w:sz w:val="24"/>
          <w:szCs w:val="24"/>
        </w:rPr>
        <w:t>A,B,C,D</w:t>
      </w:r>
      <w:r>
        <w:rPr>
          <w:rFonts w:hint="eastAsia"/>
          <w:sz w:val="24"/>
          <w:szCs w:val="24"/>
        </w:rPr>
        <w:t>）</w:t>
      </w:r>
      <w:r>
        <w:rPr>
          <w:rFonts w:hint="eastAsia"/>
          <w:sz w:val="24"/>
          <w:szCs w:val="24"/>
        </w:rPr>
        <w:t>,</w:t>
      </w:r>
      <w:r>
        <w:rPr>
          <w:rFonts w:hint="eastAsia"/>
          <w:sz w:val="24"/>
          <w:szCs w:val="24"/>
        </w:rPr>
        <w:t>函数依赖</w:t>
      </w:r>
      <w:r>
        <w:rPr>
          <w:rFonts w:hint="eastAsia"/>
          <w:sz w:val="24"/>
          <w:szCs w:val="24"/>
        </w:rPr>
        <w:t>F={A</w:t>
      </w:r>
      <w:r>
        <w:rPr>
          <w:rFonts w:hint="eastAsia"/>
          <w:sz w:val="24"/>
          <w:szCs w:val="24"/>
        </w:rPr>
        <w:t>→</w:t>
      </w:r>
      <w:r>
        <w:rPr>
          <w:rFonts w:hint="eastAsia"/>
          <w:sz w:val="24"/>
          <w:szCs w:val="24"/>
        </w:rPr>
        <w:t>B,B</w:t>
      </w:r>
      <w:r>
        <w:rPr>
          <w:rFonts w:hint="eastAsia"/>
          <w:sz w:val="24"/>
          <w:szCs w:val="24"/>
        </w:rPr>
        <w:t>→</w:t>
      </w:r>
      <w:r>
        <w:rPr>
          <w:rFonts w:hint="eastAsia"/>
          <w:sz w:val="24"/>
          <w:szCs w:val="24"/>
        </w:rPr>
        <w:t>C,A</w:t>
      </w:r>
      <w:r>
        <w:rPr>
          <w:rFonts w:hint="eastAsia"/>
          <w:sz w:val="24"/>
          <w:szCs w:val="24"/>
        </w:rPr>
        <w:t>→</w:t>
      </w:r>
      <w:r>
        <w:rPr>
          <w:rFonts w:hint="eastAsia"/>
          <w:sz w:val="24"/>
          <w:szCs w:val="24"/>
        </w:rPr>
        <w:t>D,D</w:t>
      </w:r>
      <w:r>
        <w:rPr>
          <w:rFonts w:hint="eastAsia"/>
          <w:sz w:val="24"/>
          <w:szCs w:val="24"/>
        </w:rPr>
        <w:t>→</w:t>
      </w:r>
      <w:r>
        <w:rPr>
          <w:rFonts w:hint="eastAsia"/>
          <w:sz w:val="24"/>
          <w:szCs w:val="24"/>
        </w:rPr>
        <w:t>C},</w:t>
      </w:r>
      <w:r>
        <w:rPr>
          <w:rFonts w:hint="eastAsia"/>
          <w:sz w:val="24"/>
          <w:szCs w:val="24"/>
        </w:rPr>
        <w:t>ρ</w:t>
      </w:r>
      <w:r>
        <w:rPr>
          <w:rFonts w:hint="eastAsia"/>
          <w:sz w:val="24"/>
          <w:szCs w:val="24"/>
        </w:rPr>
        <w:t xml:space="preserve"> ={AB,AC,BD}</w:t>
      </w:r>
      <w:r>
        <w:rPr>
          <w:rFonts w:hint="eastAsia"/>
          <w:sz w:val="24"/>
          <w:szCs w:val="24"/>
        </w:rPr>
        <w:t>是</w:t>
      </w:r>
      <w:r>
        <w:rPr>
          <w:rFonts w:hint="eastAsia"/>
          <w:sz w:val="24"/>
          <w:szCs w:val="24"/>
        </w:rPr>
        <w:t>R</w:t>
      </w:r>
      <w:r>
        <w:rPr>
          <w:rFonts w:hint="eastAsia"/>
          <w:sz w:val="24"/>
          <w:szCs w:val="24"/>
        </w:rPr>
        <w:t>上的一个分解，则分解ρ中未丢失的函数依赖是（</w:t>
      </w:r>
      <w:r>
        <w:rPr>
          <w:rFonts w:hint="eastAsia"/>
          <w:sz w:val="24"/>
          <w:szCs w:val="24"/>
        </w:rPr>
        <w:t xml:space="preserve">    </w:t>
      </w:r>
      <w:r>
        <w:rPr>
          <w:rFonts w:hint="eastAsia"/>
          <w:sz w:val="24"/>
          <w:szCs w:val="24"/>
        </w:rPr>
        <w:t>）。</w:t>
      </w:r>
    </w:p>
    <w:p w14:paraId="6F9D1BA9" w14:textId="77777777" w:rsidR="00A83BD8" w:rsidRDefault="00000000">
      <w:pPr>
        <w:rPr>
          <w:b/>
          <w:color w:val="FF0000"/>
          <w:sz w:val="24"/>
          <w:szCs w:val="24"/>
          <w:u w:val="single"/>
        </w:rPr>
      </w:pPr>
      <w:r>
        <w:rPr>
          <w:rFonts w:hint="eastAsia"/>
          <w:b/>
          <w:color w:val="FF0000"/>
          <w:sz w:val="24"/>
          <w:szCs w:val="24"/>
        </w:rPr>
        <w:t>A)</w:t>
      </w:r>
      <w:r>
        <w:rPr>
          <w:rFonts w:hint="eastAsia"/>
          <w:b/>
          <w:color w:val="FF0000"/>
          <w:sz w:val="24"/>
          <w:szCs w:val="24"/>
        </w:rPr>
        <w:tab/>
      </w:r>
      <w:r>
        <w:rPr>
          <w:rFonts w:hint="eastAsia"/>
          <w:b/>
          <w:color w:val="FF0000"/>
          <w:sz w:val="24"/>
          <w:szCs w:val="24"/>
          <w:u w:val="single"/>
        </w:rPr>
        <w:t>A</w:t>
      </w:r>
      <w:r>
        <w:rPr>
          <w:rFonts w:hint="eastAsia"/>
          <w:b/>
          <w:color w:val="FF0000"/>
          <w:sz w:val="24"/>
          <w:szCs w:val="24"/>
          <w:u w:val="single"/>
        </w:rPr>
        <w:t>→</w:t>
      </w:r>
      <w:r>
        <w:rPr>
          <w:rFonts w:hint="eastAsia"/>
          <w:b/>
          <w:color w:val="FF0000"/>
          <w:sz w:val="24"/>
          <w:szCs w:val="24"/>
          <w:u w:val="single"/>
        </w:rPr>
        <w:t>B</w:t>
      </w:r>
    </w:p>
    <w:p w14:paraId="793B2538" w14:textId="77777777" w:rsidR="00A83BD8" w:rsidRDefault="00000000">
      <w:pPr>
        <w:rPr>
          <w:sz w:val="24"/>
          <w:szCs w:val="24"/>
        </w:rPr>
      </w:pPr>
      <w:r>
        <w:rPr>
          <w:rFonts w:hint="eastAsia"/>
          <w:sz w:val="24"/>
          <w:szCs w:val="24"/>
        </w:rPr>
        <w:t>B)</w:t>
      </w:r>
      <w:r>
        <w:rPr>
          <w:rFonts w:hint="eastAsia"/>
          <w:sz w:val="24"/>
          <w:szCs w:val="24"/>
        </w:rPr>
        <w:tab/>
        <w:t>B</w:t>
      </w:r>
      <w:r>
        <w:rPr>
          <w:rFonts w:hint="eastAsia"/>
          <w:sz w:val="24"/>
          <w:szCs w:val="24"/>
        </w:rPr>
        <w:t>→</w:t>
      </w:r>
      <w:r>
        <w:rPr>
          <w:rFonts w:hint="eastAsia"/>
          <w:sz w:val="24"/>
          <w:szCs w:val="24"/>
        </w:rPr>
        <w:t>C</w:t>
      </w:r>
    </w:p>
    <w:p w14:paraId="6D0FCBCE" w14:textId="77777777" w:rsidR="00A83BD8" w:rsidRDefault="00000000">
      <w:pPr>
        <w:rPr>
          <w:color w:val="000000"/>
          <w:sz w:val="24"/>
          <w:szCs w:val="24"/>
        </w:rPr>
      </w:pPr>
      <w:r>
        <w:rPr>
          <w:rFonts w:hint="eastAsia"/>
          <w:color w:val="000000"/>
          <w:sz w:val="24"/>
          <w:szCs w:val="24"/>
        </w:rPr>
        <w:t>C)</w:t>
      </w:r>
      <w:r>
        <w:rPr>
          <w:rFonts w:hint="eastAsia"/>
          <w:color w:val="000000"/>
          <w:sz w:val="24"/>
          <w:szCs w:val="24"/>
        </w:rPr>
        <w:tab/>
        <w:t>A</w:t>
      </w:r>
      <w:r>
        <w:rPr>
          <w:rFonts w:hint="eastAsia"/>
          <w:color w:val="000000"/>
          <w:sz w:val="24"/>
          <w:szCs w:val="24"/>
        </w:rPr>
        <w:t>→</w:t>
      </w:r>
      <w:r>
        <w:rPr>
          <w:rFonts w:hint="eastAsia"/>
          <w:color w:val="000000"/>
          <w:sz w:val="24"/>
          <w:szCs w:val="24"/>
        </w:rPr>
        <w:t>D</w:t>
      </w:r>
    </w:p>
    <w:p w14:paraId="120A7E6C" w14:textId="77777777" w:rsidR="00A83BD8" w:rsidRDefault="00000000">
      <w:pPr>
        <w:rPr>
          <w:sz w:val="24"/>
          <w:szCs w:val="24"/>
        </w:rPr>
      </w:pPr>
      <w:r>
        <w:rPr>
          <w:rFonts w:hint="eastAsia"/>
          <w:sz w:val="24"/>
          <w:szCs w:val="24"/>
        </w:rPr>
        <w:t>D)</w:t>
      </w:r>
      <w:r>
        <w:rPr>
          <w:rFonts w:hint="eastAsia"/>
          <w:sz w:val="24"/>
          <w:szCs w:val="24"/>
        </w:rPr>
        <w:tab/>
        <w:t>D</w:t>
      </w:r>
      <w:r>
        <w:rPr>
          <w:rFonts w:hint="eastAsia"/>
          <w:sz w:val="24"/>
          <w:szCs w:val="24"/>
        </w:rPr>
        <w:t>→</w:t>
      </w:r>
      <w:r>
        <w:rPr>
          <w:rFonts w:hint="eastAsia"/>
          <w:sz w:val="24"/>
          <w:szCs w:val="24"/>
        </w:rPr>
        <w:t>C</w:t>
      </w:r>
    </w:p>
    <w:p w14:paraId="37A0ADF5" w14:textId="77777777" w:rsidR="00A83BD8" w:rsidRDefault="00A83BD8">
      <w:pPr>
        <w:rPr>
          <w:sz w:val="24"/>
          <w:szCs w:val="24"/>
        </w:rPr>
      </w:pPr>
    </w:p>
    <w:p w14:paraId="2A3E56BD" w14:textId="77777777" w:rsidR="00A83BD8" w:rsidRDefault="00000000">
      <w:pPr>
        <w:pStyle w:val="a"/>
        <w:ind w:left="480" w:hanging="480"/>
        <w:rPr>
          <w:sz w:val="24"/>
          <w:szCs w:val="24"/>
        </w:rPr>
      </w:pPr>
      <w:r>
        <w:rPr>
          <w:rFonts w:hint="eastAsia"/>
          <w:sz w:val="24"/>
          <w:szCs w:val="24"/>
        </w:rPr>
        <w:t>数据库完整性控制的防范对象是（</w:t>
      </w:r>
      <w:r>
        <w:rPr>
          <w:rFonts w:hint="eastAsia"/>
          <w:sz w:val="24"/>
          <w:szCs w:val="24"/>
        </w:rPr>
        <w:t xml:space="preserve">    </w:t>
      </w:r>
      <w:r>
        <w:rPr>
          <w:rFonts w:hint="eastAsia"/>
          <w:sz w:val="24"/>
          <w:szCs w:val="24"/>
        </w:rPr>
        <w:t>）。</w:t>
      </w:r>
    </w:p>
    <w:p w14:paraId="3492561F" w14:textId="77777777" w:rsidR="00A83BD8" w:rsidRDefault="00000000">
      <w:pPr>
        <w:rPr>
          <w:sz w:val="24"/>
          <w:szCs w:val="24"/>
        </w:rPr>
      </w:pPr>
      <w:r>
        <w:rPr>
          <w:rFonts w:hint="eastAsia"/>
          <w:sz w:val="24"/>
          <w:szCs w:val="24"/>
        </w:rPr>
        <w:t>A)</w:t>
      </w:r>
      <w:r>
        <w:rPr>
          <w:rFonts w:hint="eastAsia"/>
          <w:sz w:val="24"/>
          <w:szCs w:val="24"/>
        </w:rPr>
        <w:tab/>
      </w:r>
      <w:r>
        <w:rPr>
          <w:rFonts w:hint="eastAsia"/>
          <w:sz w:val="24"/>
          <w:szCs w:val="24"/>
        </w:rPr>
        <w:t>非法用户</w:t>
      </w:r>
    </w:p>
    <w:p w14:paraId="6CFEA559" w14:textId="77777777" w:rsidR="00A83BD8" w:rsidRDefault="00000000">
      <w:pPr>
        <w:rPr>
          <w:b/>
          <w:color w:val="FF0000"/>
          <w:sz w:val="24"/>
          <w:szCs w:val="24"/>
          <w:u w:val="single"/>
        </w:rPr>
      </w:pPr>
      <w:r>
        <w:rPr>
          <w:rFonts w:hint="eastAsia"/>
          <w:b/>
          <w:color w:val="FF0000"/>
          <w:sz w:val="24"/>
          <w:szCs w:val="24"/>
        </w:rPr>
        <w:t>B)</w:t>
      </w:r>
      <w:r>
        <w:rPr>
          <w:rFonts w:hint="eastAsia"/>
          <w:b/>
          <w:color w:val="FF0000"/>
          <w:sz w:val="24"/>
          <w:szCs w:val="24"/>
        </w:rPr>
        <w:tab/>
      </w:r>
      <w:r>
        <w:rPr>
          <w:rFonts w:hint="eastAsia"/>
          <w:b/>
          <w:color w:val="FF0000"/>
          <w:sz w:val="24"/>
          <w:szCs w:val="24"/>
          <w:u w:val="single"/>
        </w:rPr>
        <w:t>不合语义的数据</w:t>
      </w:r>
    </w:p>
    <w:p w14:paraId="001A291E" w14:textId="77777777" w:rsidR="00A83BD8" w:rsidRDefault="00000000">
      <w:pPr>
        <w:rPr>
          <w:sz w:val="24"/>
          <w:szCs w:val="24"/>
        </w:rPr>
      </w:pPr>
      <w:r>
        <w:rPr>
          <w:rFonts w:hint="eastAsia"/>
          <w:sz w:val="24"/>
          <w:szCs w:val="24"/>
        </w:rPr>
        <w:t>C)</w:t>
      </w:r>
      <w:r>
        <w:rPr>
          <w:rFonts w:hint="eastAsia"/>
          <w:sz w:val="24"/>
          <w:szCs w:val="24"/>
        </w:rPr>
        <w:tab/>
      </w:r>
      <w:r>
        <w:rPr>
          <w:rFonts w:hint="eastAsia"/>
          <w:sz w:val="24"/>
          <w:szCs w:val="24"/>
        </w:rPr>
        <w:t>非法操作</w:t>
      </w:r>
    </w:p>
    <w:p w14:paraId="06A81907" w14:textId="77777777" w:rsidR="00A83BD8" w:rsidRDefault="00000000">
      <w:pPr>
        <w:rPr>
          <w:sz w:val="24"/>
          <w:szCs w:val="24"/>
        </w:rPr>
      </w:pPr>
      <w:r>
        <w:rPr>
          <w:rFonts w:hint="eastAsia"/>
          <w:sz w:val="24"/>
          <w:szCs w:val="24"/>
        </w:rPr>
        <w:t>D)</w:t>
      </w:r>
      <w:r>
        <w:rPr>
          <w:rFonts w:hint="eastAsia"/>
          <w:sz w:val="24"/>
          <w:szCs w:val="24"/>
        </w:rPr>
        <w:tab/>
      </w:r>
      <w:r>
        <w:rPr>
          <w:rFonts w:hint="eastAsia"/>
          <w:sz w:val="24"/>
          <w:szCs w:val="24"/>
        </w:rPr>
        <w:t>不正确的数据</w:t>
      </w:r>
    </w:p>
    <w:p w14:paraId="79D4CCB3" w14:textId="77777777" w:rsidR="00A83BD8" w:rsidRDefault="00A83BD8">
      <w:pPr>
        <w:rPr>
          <w:sz w:val="24"/>
          <w:szCs w:val="24"/>
        </w:rPr>
      </w:pPr>
    </w:p>
    <w:p w14:paraId="73BDEF36" w14:textId="77777777" w:rsidR="00A83BD8" w:rsidRDefault="00000000">
      <w:pPr>
        <w:pStyle w:val="a"/>
        <w:ind w:left="480" w:hanging="480"/>
        <w:rPr>
          <w:sz w:val="24"/>
          <w:szCs w:val="24"/>
        </w:rPr>
      </w:pPr>
      <w:r>
        <w:rPr>
          <w:rFonts w:hint="eastAsia"/>
          <w:sz w:val="24"/>
          <w:szCs w:val="24"/>
        </w:rPr>
        <w:t>在关系模式</w:t>
      </w:r>
      <w:r>
        <w:rPr>
          <w:rFonts w:hint="eastAsia"/>
          <w:sz w:val="24"/>
          <w:szCs w:val="24"/>
        </w:rPr>
        <w:t>R(A</w:t>
      </w:r>
      <w:r>
        <w:rPr>
          <w:rFonts w:hint="eastAsia"/>
          <w:sz w:val="24"/>
          <w:szCs w:val="24"/>
        </w:rPr>
        <w:t>，</w:t>
      </w:r>
      <w:r>
        <w:rPr>
          <w:rFonts w:hint="eastAsia"/>
          <w:sz w:val="24"/>
          <w:szCs w:val="24"/>
        </w:rPr>
        <w:t>B</w:t>
      </w:r>
      <w:r>
        <w:rPr>
          <w:rFonts w:hint="eastAsia"/>
          <w:sz w:val="24"/>
          <w:szCs w:val="24"/>
        </w:rPr>
        <w:t>，</w:t>
      </w:r>
      <w:r>
        <w:rPr>
          <w:rFonts w:hint="eastAsia"/>
          <w:sz w:val="24"/>
          <w:szCs w:val="24"/>
        </w:rPr>
        <w:t>C)</w:t>
      </w:r>
      <w:r>
        <w:rPr>
          <w:rFonts w:hint="eastAsia"/>
          <w:sz w:val="24"/>
          <w:szCs w:val="24"/>
        </w:rPr>
        <w:t>中，有函数依赖集</w:t>
      </w:r>
      <w:r>
        <w:rPr>
          <w:rFonts w:hint="eastAsia"/>
          <w:sz w:val="24"/>
          <w:szCs w:val="24"/>
        </w:rPr>
        <w:t>F={AB</w:t>
      </w:r>
      <w:r>
        <w:rPr>
          <w:rFonts w:hint="eastAsia"/>
          <w:sz w:val="24"/>
          <w:szCs w:val="24"/>
        </w:rPr>
        <w:t>→</w:t>
      </w:r>
      <w:r>
        <w:rPr>
          <w:rFonts w:hint="eastAsia"/>
          <w:sz w:val="24"/>
          <w:szCs w:val="24"/>
        </w:rPr>
        <w:t>C,BC</w:t>
      </w:r>
      <w:r>
        <w:rPr>
          <w:rFonts w:hint="eastAsia"/>
          <w:sz w:val="24"/>
          <w:szCs w:val="24"/>
        </w:rPr>
        <w:t>→</w:t>
      </w:r>
      <w:r>
        <w:rPr>
          <w:rFonts w:hint="eastAsia"/>
          <w:sz w:val="24"/>
          <w:szCs w:val="24"/>
        </w:rPr>
        <w:t>A},</w:t>
      </w:r>
      <w:r>
        <w:rPr>
          <w:rFonts w:hint="eastAsia"/>
          <w:sz w:val="24"/>
          <w:szCs w:val="24"/>
        </w:rPr>
        <w:t>则</w:t>
      </w:r>
      <w:r>
        <w:rPr>
          <w:rFonts w:hint="eastAsia"/>
          <w:sz w:val="24"/>
          <w:szCs w:val="24"/>
        </w:rPr>
        <w:t>R</w:t>
      </w:r>
      <w:r>
        <w:rPr>
          <w:rFonts w:hint="eastAsia"/>
          <w:sz w:val="24"/>
          <w:szCs w:val="24"/>
        </w:rPr>
        <w:t>最高达到（</w:t>
      </w:r>
      <w:r>
        <w:rPr>
          <w:rFonts w:hint="eastAsia"/>
          <w:sz w:val="24"/>
          <w:szCs w:val="24"/>
        </w:rPr>
        <w:t xml:space="preserve">    </w:t>
      </w:r>
      <w:r>
        <w:rPr>
          <w:rFonts w:hint="eastAsia"/>
          <w:sz w:val="24"/>
          <w:szCs w:val="24"/>
        </w:rPr>
        <w:t>）。</w:t>
      </w:r>
    </w:p>
    <w:p w14:paraId="588EF229" w14:textId="77777777" w:rsidR="00A83BD8" w:rsidRDefault="00000000">
      <w:pPr>
        <w:rPr>
          <w:sz w:val="24"/>
          <w:szCs w:val="24"/>
        </w:rPr>
      </w:pPr>
      <w:r>
        <w:rPr>
          <w:sz w:val="24"/>
          <w:szCs w:val="24"/>
        </w:rPr>
        <w:t>A)</w:t>
      </w:r>
      <w:r>
        <w:rPr>
          <w:sz w:val="24"/>
          <w:szCs w:val="24"/>
        </w:rPr>
        <w:tab/>
        <w:t>1NF</w:t>
      </w:r>
    </w:p>
    <w:p w14:paraId="7EECFF5C" w14:textId="77777777" w:rsidR="00A83BD8" w:rsidRDefault="00000000">
      <w:pPr>
        <w:rPr>
          <w:sz w:val="24"/>
          <w:szCs w:val="24"/>
        </w:rPr>
      </w:pPr>
      <w:r>
        <w:rPr>
          <w:sz w:val="24"/>
          <w:szCs w:val="24"/>
        </w:rPr>
        <w:t>B)</w:t>
      </w:r>
      <w:r>
        <w:rPr>
          <w:sz w:val="24"/>
          <w:szCs w:val="24"/>
        </w:rPr>
        <w:tab/>
        <w:t>2NF</w:t>
      </w:r>
    </w:p>
    <w:p w14:paraId="650D5EE9" w14:textId="77777777" w:rsidR="00A83BD8" w:rsidRDefault="00000000">
      <w:pPr>
        <w:rPr>
          <w:color w:val="000000"/>
          <w:sz w:val="24"/>
          <w:szCs w:val="24"/>
        </w:rPr>
      </w:pPr>
      <w:r>
        <w:rPr>
          <w:color w:val="000000"/>
          <w:sz w:val="24"/>
          <w:szCs w:val="24"/>
        </w:rPr>
        <w:t>C)</w:t>
      </w:r>
      <w:r>
        <w:rPr>
          <w:color w:val="000000"/>
          <w:sz w:val="24"/>
          <w:szCs w:val="24"/>
        </w:rPr>
        <w:tab/>
        <w:t>3NF</w:t>
      </w:r>
    </w:p>
    <w:p w14:paraId="4CFEFF77" w14:textId="77777777" w:rsidR="00A83BD8" w:rsidRDefault="00000000">
      <w:pPr>
        <w:rPr>
          <w:b/>
          <w:color w:val="FF0000"/>
          <w:sz w:val="24"/>
          <w:szCs w:val="24"/>
          <w:u w:val="single"/>
        </w:rPr>
      </w:pPr>
      <w:r>
        <w:rPr>
          <w:b/>
          <w:color w:val="FF0000"/>
          <w:sz w:val="24"/>
          <w:szCs w:val="24"/>
        </w:rPr>
        <w:t>D)</w:t>
      </w:r>
      <w:r>
        <w:rPr>
          <w:b/>
          <w:color w:val="FF0000"/>
          <w:sz w:val="24"/>
          <w:szCs w:val="24"/>
        </w:rPr>
        <w:tab/>
      </w:r>
      <w:r>
        <w:rPr>
          <w:b/>
          <w:color w:val="FF0000"/>
          <w:sz w:val="24"/>
          <w:szCs w:val="24"/>
          <w:u w:val="single"/>
        </w:rPr>
        <w:t>BCNF</w:t>
      </w:r>
    </w:p>
    <w:p w14:paraId="6D9B4481" w14:textId="77777777" w:rsidR="00A83BD8" w:rsidRDefault="00A83BD8">
      <w:pPr>
        <w:rPr>
          <w:sz w:val="24"/>
          <w:szCs w:val="24"/>
        </w:rPr>
      </w:pPr>
    </w:p>
    <w:p w14:paraId="78A0059E" w14:textId="77777777" w:rsidR="00A83BD8" w:rsidRDefault="00000000">
      <w:pPr>
        <w:pStyle w:val="a"/>
        <w:ind w:left="480" w:hanging="480"/>
        <w:rPr>
          <w:sz w:val="24"/>
          <w:szCs w:val="24"/>
        </w:rPr>
      </w:pPr>
      <w:r>
        <w:rPr>
          <w:rFonts w:hint="eastAsia"/>
          <w:sz w:val="24"/>
          <w:szCs w:val="24"/>
        </w:rPr>
        <w:t>数据库安全性控制中，为了保证用户只能存取他有权存取的数据，需要对其授权。在授权定义中，数据对象的（</w:t>
      </w:r>
      <w:r>
        <w:rPr>
          <w:rFonts w:hint="eastAsia"/>
          <w:sz w:val="24"/>
          <w:szCs w:val="24"/>
        </w:rPr>
        <w:t xml:space="preserve">    </w:t>
      </w:r>
      <w:r>
        <w:rPr>
          <w:rFonts w:hint="eastAsia"/>
          <w:sz w:val="24"/>
          <w:szCs w:val="24"/>
        </w:rPr>
        <w:t>），授权子系统就越灵活。</w:t>
      </w:r>
    </w:p>
    <w:p w14:paraId="2E0468DF" w14:textId="77777777" w:rsidR="00A83BD8" w:rsidRDefault="00000000">
      <w:pPr>
        <w:rPr>
          <w:b/>
          <w:color w:val="FF0000"/>
          <w:sz w:val="24"/>
          <w:szCs w:val="24"/>
          <w:u w:val="single"/>
        </w:rPr>
      </w:pPr>
      <w:r>
        <w:rPr>
          <w:rFonts w:hint="eastAsia"/>
          <w:b/>
          <w:color w:val="FF0000"/>
          <w:sz w:val="24"/>
          <w:szCs w:val="24"/>
        </w:rPr>
        <w:t>A)</w:t>
      </w:r>
      <w:r>
        <w:rPr>
          <w:rFonts w:hint="eastAsia"/>
          <w:b/>
          <w:color w:val="FF0000"/>
          <w:sz w:val="24"/>
          <w:szCs w:val="24"/>
        </w:rPr>
        <w:tab/>
      </w:r>
      <w:r>
        <w:rPr>
          <w:rFonts w:hint="eastAsia"/>
          <w:b/>
          <w:color w:val="FF0000"/>
          <w:sz w:val="24"/>
          <w:szCs w:val="24"/>
          <w:u w:val="single"/>
        </w:rPr>
        <w:t>范围越小</w:t>
      </w:r>
    </w:p>
    <w:p w14:paraId="7A381131" w14:textId="77777777" w:rsidR="00A83BD8" w:rsidRDefault="00000000">
      <w:pPr>
        <w:rPr>
          <w:sz w:val="24"/>
          <w:szCs w:val="24"/>
        </w:rPr>
      </w:pPr>
      <w:r>
        <w:rPr>
          <w:rFonts w:hint="eastAsia"/>
          <w:sz w:val="24"/>
          <w:szCs w:val="24"/>
        </w:rPr>
        <w:t>B)</w:t>
      </w:r>
      <w:r>
        <w:rPr>
          <w:rFonts w:hint="eastAsia"/>
          <w:sz w:val="24"/>
          <w:szCs w:val="24"/>
        </w:rPr>
        <w:tab/>
      </w:r>
      <w:r>
        <w:rPr>
          <w:rFonts w:hint="eastAsia"/>
          <w:sz w:val="24"/>
          <w:szCs w:val="24"/>
        </w:rPr>
        <w:t>范围越大</w:t>
      </w:r>
    </w:p>
    <w:p w14:paraId="53F8915E" w14:textId="77777777" w:rsidR="00A83BD8" w:rsidRDefault="00000000">
      <w:pPr>
        <w:rPr>
          <w:sz w:val="24"/>
          <w:szCs w:val="24"/>
        </w:rPr>
      </w:pPr>
      <w:r>
        <w:rPr>
          <w:rFonts w:hint="eastAsia"/>
          <w:sz w:val="24"/>
          <w:szCs w:val="24"/>
        </w:rPr>
        <w:t>C)</w:t>
      </w:r>
      <w:r>
        <w:rPr>
          <w:rFonts w:hint="eastAsia"/>
          <w:sz w:val="24"/>
          <w:szCs w:val="24"/>
        </w:rPr>
        <w:tab/>
      </w:r>
      <w:r>
        <w:rPr>
          <w:rFonts w:hint="eastAsia"/>
          <w:sz w:val="24"/>
          <w:szCs w:val="24"/>
        </w:rPr>
        <w:t>约束越细致</w:t>
      </w:r>
    </w:p>
    <w:p w14:paraId="01ED93B3" w14:textId="77777777" w:rsidR="00A83BD8" w:rsidRDefault="00000000">
      <w:pPr>
        <w:rPr>
          <w:sz w:val="24"/>
          <w:szCs w:val="24"/>
        </w:rPr>
      </w:pPr>
      <w:r>
        <w:rPr>
          <w:rFonts w:hint="eastAsia"/>
          <w:sz w:val="24"/>
          <w:szCs w:val="24"/>
        </w:rPr>
        <w:t>D)</w:t>
      </w:r>
      <w:r>
        <w:rPr>
          <w:rFonts w:hint="eastAsia"/>
          <w:sz w:val="24"/>
          <w:szCs w:val="24"/>
        </w:rPr>
        <w:tab/>
      </w:r>
      <w:r>
        <w:rPr>
          <w:rFonts w:hint="eastAsia"/>
          <w:sz w:val="24"/>
          <w:szCs w:val="24"/>
        </w:rPr>
        <w:t>范围越灵活</w:t>
      </w:r>
    </w:p>
    <w:p w14:paraId="1247F79F" w14:textId="77777777" w:rsidR="00A83BD8" w:rsidRDefault="00A83BD8">
      <w:pPr>
        <w:rPr>
          <w:sz w:val="24"/>
          <w:szCs w:val="24"/>
        </w:rPr>
      </w:pPr>
    </w:p>
    <w:p w14:paraId="6DF34E13" w14:textId="77777777" w:rsidR="00A83BD8" w:rsidRDefault="00000000">
      <w:pPr>
        <w:pStyle w:val="a"/>
        <w:ind w:left="480" w:hanging="480"/>
        <w:rPr>
          <w:sz w:val="24"/>
          <w:szCs w:val="24"/>
        </w:rPr>
      </w:pPr>
      <w:r>
        <w:rPr>
          <w:rFonts w:hint="eastAsia"/>
          <w:sz w:val="24"/>
          <w:szCs w:val="24"/>
        </w:rPr>
        <w:t>设有关系模式</w:t>
      </w:r>
      <w:r>
        <w:rPr>
          <w:rFonts w:hint="eastAsia"/>
          <w:sz w:val="24"/>
          <w:szCs w:val="24"/>
        </w:rPr>
        <w:t>R</w:t>
      </w:r>
      <w:r>
        <w:rPr>
          <w:rFonts w:hint="eastAsia"/>
          <w:sz w:val="24"/>
          <w:szCs w:val="24"/>
        </w:rPr>
        <w:t>（</w:t>
      </w:r>
      <w:r>
        <w:rPr>
          <w:rFonts w:hint="eastAsia"/>
          <w:sz w:val="24"/>
          <w:szCs w:val="24"/>
        </w:rPr>
        <w:t>A,B,C,D</w:t>
      </w:r>
      <w:r>
        <w:rPr>
          <w:rFonts w:hint="eastAsia"/>
          <w:sz w:val="24"/>
          <w:szCs w:val="24"/>
        </w:rPr>
        <w:t>）</w:t>
      </w:r>
      <w:r>
        <w:rPr>
          <w:rFonts w:hint="eastAsia"/>
          <w:sz w:val="24"/>
          <w:szCs w:val="24"/>
        </w:rPr>
        <w:t>,</w:t>
      </w:r>
      <w:r>
        <w:rPr>
          <w:rFonts w:hint="eastAsia"/>
          <w:sz w:val="24"/>
          <w:szCs w:val="24"/>
        </w:rPr>
        <w:t>函数依赖</w:t>
      </w:r>
      <w:r>
        <w:rPr>
          <w:rFonts w:hint="eastAsia"/>
          <w:sz w:val="24"/>
          <w:szCs w:val="24"/>
        </w:rPr>
        <w:t>F={AB</w:t>
      </w:r>
      <w:r>
        <w:rPr>
          <w:rFonts w:hint="eastAsia"/>
          <w:sz w:val="24"/>
          <w:szCs w:val="24"/>
        </w:rPr>
        <w:t>→</w:t>
      </w:r>
      <w:r>
        <w:rPr>
          <w:rFonts w:hint="eastAsia"/>
          <w:sz w:val="24"/>
          <w:szCs w:val="24"/>
        </w:rPr>
        <w:t>C</w:t>
      </w:r>
      <w:r>
        <w:rPr>
          <w:rFonts w:hint="eastAsia"/>
          <w:sz w:val="24"/>
          <w:szCs w:val="24"/>
        </w:rPr>
        <w:t>，</w:t>
      </w:r>
      <w:r>
        <w:rPr>
          <w:rFonts w:hint="eastAsia"/>
          <w:sz w:val="24"/>
          <w:szCs w:val="24"/>
        </w:rPr>
        <w:t>D</w:t>
      </w:r>
      <w:r>
        <w:rPr>
          <w:rFonts w:hint="eastAsia"/>
          <w:sz w:val="24"/>
          <w:szCs w:val="24"/>
        </w:rPr>
        <w:t>→</w:t>
      </w:r>
      <w:r>
        <w:rPr>
          <w:rFonts w:hint="eastAsia"/>
          <w:sz w:val="24"/>
          <w:szCs w:val="24"/>
        </w:rPr>
        <w:t>B}</w:t>
      </w:r>
      <w:r>
        <w:rPr>
          <w:rFonts w:hint="eastAsia"/>
          <w:sz w:val="24"/>
          <w:szCs w:val="24"/>
        </w:rPr>
        <w:t>，则</w:t>
      </w:r>
      <w:r>
        <w:rPr>
          <w:rFonts w:hint="eastAsia"/>
          <w:sz w:val="24"/>
          <w:szCs w:val="24"/>
        </w:rPr>
        <w:t>F</w:t>
      </w:r>
      <w:r>
        <w:rPr>
          <w:rFonts w:hint="eastAsia"/>
          <w:sz w:val="24"/>
          <w:szCs w:val="24"/>
        </w:rPr>
        <w:t>在模式</w:t>
      </w:r>
      <w:r>
        <w:rPr>
          <w:rFonts w:hint="eastAsia"/>
          <w:sz w:val="24"/>
          <w:szCs w:val="24"/>
        </w:rPr>
        <w:t>ACD</w:t>
      </w:r>
      <w:r>
        <w:rPr>
          <w:rFonts w:hint="eastAsia"/>
          <w:sz w:val="24"/>
          <w:szCs w:val="24"/>
        </w:rPr>
        <w:t>上的投影为。（</w:t>
      </w:r>
      <w:r>
        <w:rPr>
          <w:rFonts w:hint="eastAsia"/>
          <w:sz w:val="24"/>
          <w:szCs w:val="24"/>
        </w:rPr>
        <w:t xml:space="preserve">    </w:t>
      </w:r>
      <w:r>
        <w:rPr>
          <w:rFonts w:hint="eastAsia"/>
          <w:sz w:val="24"/>
          <w:szCs w:val="24"/>
        </w:rPr>
        <w:t>）。</w:t>
      </w:r>
    </w:p>
    <w:p w14:paraId="2A073267" w14:textId="77777777" w:rsidR="00A83BD8" w:rsidRDefault="00000000">
      <w:pPr>
        <w:rPr>
          <w:b/>
          <w:color w:val="FF0000"/>
          <w:sz w:val="24"/>
          <w:szCs w:val="24"/>
          <w:u w:val="single"/>
        </w:rPr>
      </w:pPr>
      <w:r>
        <w:rPr>
          <w:b/>
          <w:color w:val="FF0000"/>
          <w:sz w:val="24"/>
          <w:szCs w:val="24"/>
        </w:rPr>
        <w:t>A)</w:t>
      </w:r>
      <w:r>
        <w:rPr>
          <w:b/>
          <w:color w:val="FF0000"/>
          <w:sz w:val="24"/>
          <w:szCs w:val="24"/>
        </w:rPr>
        <w:tab/>
      </w:r>
      <w:r>
        <w:rPr>
          <w:b/>
          <w:color w:val="FF0000"/>
          <w:sz w:val="24"/>
          <w:szCs w:val="24"/>
          <w:u w:val="single"/>
        </w:rPr>
        <w:t>φ</w:t>
      </w:r>
    </w:p>
    <w:p w14:paraId="71256ADD" w14:textId="77777777" w:rsidR="00A83BD8" w:rsidRDefault="00000000">
      <w:pPr>
        <w:rPr>
          <w:sz w:val="24"/>
          <w:szCs w:val="24"/>
        </w:rPr>
      </w:pPr>
      <w:r>
        <w:rPr>
          <w:rFonts w:hint="eastAsia"/>
          <w:sz w:val="24"/>
          <w:szCs w:val="24"/>
        </w:rPr>
        <w:t>B)</w:t>
      </w:r>
      <w:r>
        <w:rPr>
          <w:rFonts w:hint="eastAsia"/>
          <w:sz w:val="24"/>
          <w:szCs w:val="24"/>
        </w:rPr>
        <w:tab/>
        <w:t>{AB</w:t>
      </w:r>
      <w:r>
        <w:rPr>
          <w:rFonts w:hint="eastAsia"/>
          <w:sz w:val="24"/>
          <w:szCs w:val="24"/>
        </w:rPr>
        <w:t>→</w:t>
      </w:r>
      <w:r>
        <w:rPr>
          <w:rFonts w:hint="eastAsia"/>
          <w:sz w:val="24"/>
          <w:szCs w:val="24"/>
        </w:rPr>
        <w:t>C}</w:t>
      </w:r>
    </w:p>
    <w:p w14:paraId="43818B22" w14:textId="77777777" w:rsidR="00A83BD8" w:rsidRDefault="00000000">
      <w:pPr>
        <w:rPr>
          <w:sz w:val="24"/>
          <w:szCs w:val="24"/>
        </w:rPr>
      </w:pPr>
      <w:r>
        <w:rPr>
          <w:rFonts w:hint="eastAsia"/>
          <w:sz w:val="24"/>
          <w:szCs w:val="24"/>
        </w:rPr>
        <w:t>C)</w:t>
      </w:r>
      <w:r>
        <w:rPr>
          <w:rFonts w:hint="eastAsia"/>
          <w:sz w:val="24"/>
          <w:szCs w:val="24"/>
        </w:rPr>
        <w:tab/>
        <w:t>{AC</w:t>
      </w:r>
      <w:r>
        <w:rPr>
          <w:rFonts w:hint="eastAsia"/>
          <w:sz w:val="24"/>
          <w:szCs w:val="24"/>
        </w:rPr>
        <w:t>→</w:t>
      </w:r>
      <w:r>
        <w:rPr>
          <w:rFonts w:hint="eastAsia"/>
          <w:sz w:val="24"/>
          <w:szCs w:val="24"/>
        </w:rPr>
        <w:t>D}</w:t>
      </w:r>
    </w:p>
    <w:p w14:paraId="5BC37217" w14:textId="77777777" w:rsidR="00A83BD8" w:rsidRDefault="00000000">
      <w:pPr>
        <w:rPr>
          <w:color w:val="000000"/>
          <w:sz w:val="24"/>
          <w:szCs w:val="24"/>
        </w:rPr>
      </w:pPr>
      <w:r>
        <w:rPr>
          <w:rFonts w:hint="eastAsia"/>
          <w:color w:val="000000"/>
          <w:sz w:val="24"/>
          <w:szCs w:val="24"/>
        </w:rPr>
        <w:t>D)</w:t>
      </w:r>
      <w:r>
        <w:rPr>
          <w:rFonts w:hint="eastAsia"/>
          <w:color w:val="000000"/>
          <w:sz w:val="24"/>
          <w:szCs w:val="24"/>
        </w:rPr>
        <w:tab/>
        <w:t>{AD</w:t>
      </w:r>
      <w:r>
        <w:rPr>
          <w:rFonts w:hint="eastAsia"/>
          <w:color w:val="000000"/>
          <w:sz w:val="24"/>
          <w:szCs w:val="24"/>
        </w:rPr>
        <w:t>→</w:t>
      </w:r>
      <w:r>
        <w:rPr>
          <w:rFonts w:hint="eastAsia"/>
          <w:color w:val="000000"/>
          <w:sz w:val="24"/>
          <w:szCs w:val="24"/>
        </w:rPr>
        <w:t>C}</w:t>
      </w:r>
    </w:p>
    <w:p w14:paraId="73FCB4EB" w14:textId="77777777" w:rsidR="00A83BD8" w:rsidRDefault="00A83BD8">
      <w:pPr>
        <w:rPr>
          <w:color w:val="FF0000"/>
          <w:sz w:val="24"/>
          <w:szCs w:val="24"/>
        </w:rPr>
      </w:pPr>
    </w:p>
    <w:p w14:paraId="40B59009" w14:textId="77777777" w:rsidR="00A83BD8" w:rsidRDefault="00000000">
      <w:pPr>
        <w:pStyle w:val="a"/>
        <w:ind w:left="480" w:hanging="480"/>
        <w:rPr>
          <w:sz w:val="24"/>
          <w:szCs w:val="24"/>
        </w:rPr>
      </w:pPr>
      <w:r>
        <w:rPr>
          <w:rFonts w:hint="eastAsia"/>
          <w:sz w:val="24"/>
          <w:szCs w:val="24"/>
        </w:rPr>
        <w:t>在数据库设计中，用</w:t>
      </w:r>
      <w:r>
        <w:rPr>
          <w:rFonts w:hint="eastAsia"/>
          <w:sz w:val="24"/>
          <w:szCs w:val="24"/>
        </w:rPr>
        <w:t>E-R</w:t>
      </w:r>
      <w:r>
        <w:rPr>
          <w:rFonts w:hint="eastAsia"/>
          <w:sz w:val="24"/>
          <w:szCs w:val="24"/>
        </w:rPr>
        <w:t>图来描述信息结构但不涉及信息在计算机中的表示，</w:t>
      </w:r>
      <w:r>
        <w:rPr>
          <w:rFonts w:hint="eastAsia"/>
          <w:sz w:val="24"/>
          <w:szCs w:val="24"/>
        </w:rPr>
        <w:t xml:space="preserve"> </w:t>
      </w:r>
      <w:r>
        <w:rPr>
          <w:rFonts w:hint="eastAsia"/>
          <w:sz w:val="24"/>
          <w:szCs w:val="24"/>
        </w:rPr>
        <w:t>它是数据库设计的（</w:t>
      </w:r>
      <w:r>
        <w:rPr>
          <w:rFonts w:hint="eastAsia"/>
          <w:sz w:val="24"/>
          <w:szCs w:val="24"/>
        </w:rPr>
        <w:t xml:space="preserve">    </w:t>
      </w:r>
      <w:r>
        <w:rPr>
          <w:rFonts w:hint="eastAsia"/>
          <w:sz w:val="24"/>
          <w:szCs w:val="24"/>
        </w:rPr>
        <w:t>）阶段。</w:t>
      </w:r>
    </w:p>
    <w:p w14:paraId="10637C12" w14:textId="77777777" w:rsidR="00A83BD8" w:rsidRDefault="00000000">
      <w:pPr>
        <w:rPr>
          <w:sz w:val="24"/>
          <w:szCs w:val="24"/>
        </w:rPr>
      </w:pPr>
      <w:r>
        <w:rPr>
          <w:rFonts w:hint="eastAsia"/>
          <w:sz w:val="24"/>
          <w:szCs w:val="24"/>
        </w:rPr>
        <w:t>A)</w:t>
      </w:r>
      <w:r>
        <w:rPr>
          <w:rFonts w:hint="eastAsia"/>
          <w:sz w:val="24"/>
          <w:szCs w:val="24"/>
        </w:rPr>
        <w:tab/>
      </w:r>
      <w:r>
        <w:rPr>
          <w:rFonts w:hint="eastAsia"/>
          <w:sz w:val="24"/>
          <w:szCs w:val="24"/>
        </w:rPr>
        <w:t>需求分析</w:t>
      </w:r>
    </w:p>
    <w:p w14:paraId="539B6700" w14:textId="77777777" w:rsidR="00A83BD8" w:rsidRDefault="00000000">
      <w:pPr>
        <w:rPr>
          <w:sz w:val="24"/>
          <w:szCs w:val="24"/>
        </w:rPr>
      </w:pPr>
      <w:r>
        <w:rPr>
          <w:rFonts w:hint="eastAsia"/>
          <w:sz w:val="24"/>
          <w:szCs w:val="24"/>
        </w:rPr>
        <w:t>B)</w:t>
      </w:r>
      <w:r>
        <w:rPr>
          <w:rFonts w:hint="eastAsia"/>
          <w:sz w:val="24"/>
          <w:szCs w:val="24"/>
        </w:rPr>
        <w:tab/>
      </w:r>
      <w:r>
        <w:rPr>
          <w:rFonts w:hint="eastAsia"/>
          <w:sz w:val="24"/>
          <w:szCs w:val="24"/>
        </w:rPr>
        <w:t>逻辑设计</w:t>
      </w:r>
    </w:p>
    <w:p w14:paraId="0BCB4824" w14:textId="77777777" w:rsidR="00A83BD8" w:rsidRDefault="00000000">
      <w:pPr>
        <w:rPr>
          <w:b/>
          <w:color w:val="FF0000"/>
          <w:sz w:val="24"/>
          <w:szCs w:val="24"/>
        </w:rPr>
      </w:pPr>
      <w:r>
        <w:rPr>
          <w:rFonts w:hint="eastAsia"/>
          <w:b/>
          <w:color w:val="FF0000"/>
          <w:sz w:val="24"/>
          <w:szCs w:val="24"/>
        </w:rPr>
        <w:t>C)</w:t>
      </w:r>
      <w:r>
        <w:rPr>
          <w:rFonts w:hint="eastAsia"/>
          <w:b/>
          <w:color w:val="FF0000"/>
          <w:sz w:val="24"/>
          <w:szCs w:val="24"/>
        </w:rPr>
        <w:tab/>
      </w:r>
      <w:r>
        <w:rPr>
          <w:rFonts w:hint="eastAsia"/>
          <w:b/>
          <w:color w:val="FF0000"/>
          <w:sz w:val="24"/>
          <w:szCs w:val="24"/>
          <w:u w:val="single"/>
        </w:rPr>
        <w:t>概念设计</w:t>
      </w:r>
    </w:p>
    <w:p w14:paraId="109B3817" w14:textId="77777777" w:rsidR="00A83BD8" w:rsidRDefault="00000000">
      <w:pPr>
        <w:rPr>
          <w:sz w:val="24"/>
          <w:szCs w:val="24"/>
        </w:rPr>
      </w:pPr>
      <w:r>
        <w:rPr>
          <w:rFonts w:hint="eastAsia"/>
          <w:sz w:val="24"/>
          <w:szCs w:val="24"/>
        </w:rPr>
        <w:t>D)</w:t>
      </w:r>
      <w:r>
        <w:rPr>
          <w:rFonts w:hint="eastAsia"/>
          <w:sz w:val="24"/>
          <w:szCs w:val="24"/>
        </w:rPr>
        <w:tab/>
      </w:r>
      <w:r>
        <w:rPr>
          <w:rFonts w:hint="eastAsia"/>
          <w:sz w:val="24"/>
          <w:szCs w:val="24"/>
        </w:rPr>
        <w:t>物理设计</w:t>
      </w:r>
    </w:p>
    <w:p w14:paraId="2DC387DF" w14:textId="77777777" w:rsidR="00A83BD8" w:rsidRDefault="00A83BD8">
      <w:pPr>
        <w:rPr>
          <w:sz w:val="24"/>
          <w:szCs w:val="24"/>
        </w:rPr>
      </w:pPr>
    </w:p>
    <w:p w14:paraId="414054B9" w14:textId="77777777" w:rsidR="00A83BD8" w:rsidRDefault="00000000">
      <w:pPr>
        <w:pStyle w:val="a"/>
        <w:ind w:left="480" w:hanging="480"/>
        <w:rPr>
          <w:sz w:val="24"/>
          <w:szCs w:val="24"/>
        </w:rPr>
      </w:pPr>
      <w:r>
        <w:rPr>
          <w:rFonts w:hint="eastAsia"/>
          <w:sz w:val="24"/>
          <w:szCs w:val="24"/>
        </w:rPr>
        <w:t>消除了非主属性对候选键的部分函数依赖的关系模式，就是（</w:t>
      </w:r>
      <w:r>
        <w:rPr>
          <w:rFonts w:hint="eastAsia"/>
          <w:sz w:val="24"/>
          <w:szCs w:val="24"/>
        </w:rPr>
        <w:t xml:space="preserve">    </w:t>
      </w:r>
      <w:r>
        <w:rPr>
          <w:rFonts w:hint="eastAsia"/>
          <w:sz w:val="24"/>
          <w:szCs w:val="24"/>
        </w:rPr>
        <w:t>）。</w:t>
      </w:r>
    </w:p>
    <w:p w14:paraId="5BFF0776" w14:textId="77777777" w:rsidR="00A83BD8" w:rsidRDefault="00000000">
      <w:pPr>
        <w:rPr>
          <w:sz w:val="24"/>
          <w:szCs w:val="24"/>
        </w:rPr>
      </w:pPr>
      <w:r>
        <w:rPr>
          <w:sz w:val="24"/>
          <w:szCs w:val="24"/>
        </w:rPr>
        <w:t>A)</w:t>
      </w:r>
      <w:r>
        <w:rPr>
          <w:sz w:val="24"/>
          <w:szCs w:val="24"/>
        </w:rPr>
        <w:tab/>
        <w:t>1NF</w:t>
      </w:r>
    </w:p>
    <w:p w14:paraId="61CE13EE" w14:textId="77777777" w:rsidR="00A83BD8" w:rsidRDefault="00000000">
      <w:pPr>
        <w:rPr>
          <w:b/>
          <w:color w:val="FF0000"/>
          <w:sz w:val="24"/>
          <w:szCs w:val="24"/>
        </w:rPr>
      </w:pPr>
      <w:r>
        <w:rPr>
          <w:b/>
          <w:color w:val="FF0000"/>
          <w:sz w:val="24"/>
          <w:szCs w:val="24"/>
        </w:rPr>
        <w:t>B)</w:t>
      </w:r>
      <w:r>
        <w:rPr>
          <w:b/>
          <w:color w:val="FF0000"/>
          <w:sz w:val="24"/>
          <w:szCs w:val="24"/>
        </w:rPr>
        <w:tab/>
      </w:r>
      <w:r>
        <w:rPr>
          <w:b/>
          <w:color w:val="FF0000"/>
          <w:sz w:val="24"/>
          <w:szCs w:val="24"/>
          <w:u w:val="single"/>
        </w:rPr>
        <w:t>2NF</w:t>
      </w:r>
    </w:p>
    <w:p w14:paraId="39DF780A" w14:textId="77777777" w:rsidR="00A83BD8" w:rsidRDefault="00000000">
      <w:pPr>
        <w:rPr>
          <w:sz w:val="24"/>
          <w:szCs w:val="24"/>
        </w:rPr>
      </w:pPr>
      <w:r>
        <w:rPr>
          <w:sz w:val="24"/>
          <w:szCs w:val="24"/>
        </w:rPr>
        <w:t>C)</w:t>
      </w:r>
      <w:r>
        <w:rPr>
          <w:sz w:val="24"/>
          <w:szCs w:val="24"/>
        </w:rPr>
        <w:tab/>
        <w:t>3NF</w:t>
      </w:r>
    </w:p>
    <w:p w14:paraId="4D0CE4A9" w14:textId="77777777" w:rsidR="00A83BD8" w:rsidRDefault="00000000">
      <w:pPr>
        <w:rPr>
          <w:sz w:val="24"/>
          <w:szCs w:val="24"/>
        </w:rPr>
      </w:pPr>
      <w:r>
        <w:rPr>
          <w:sz w:val="24"/>
          <w:szCs w:val="24"/>
        </w:rPr>
        <w:t>D)</w:t>
      </w:r>
      <w:r>
        <w:rPr>
          <w:sz w:val="24"/>
          <w:szCs w:val="24"/>
        </w:rPr>
        <w:tab/>
        <w:t>BCNF</w:t>
      </w:r>
    </w:p>
    <w:p w14:paraId="02ACF6BF" w14:textId="77777777" w:rsidR="00A83BD8" w:rsidRDefault="00A83BD8">
      <w:pPr>
        <w:rPr>
          <w:sz w:val="24"/>
          <w:szCs w:val="24"/>
        </w:rPr>
      </w:pPr>
    </w:p>
    <w:p w14:paraId="4082BE93" w14:textId="77777777" w:rsidR="00A83BD8" w:rsidRDefault="00000000">
      <w:pPr>
        <w:pStyle w:val="a"/>
        <w:ind w:left="480" w:hanging="480"/>
        <w:rPr>
          <w:sz w:val="24"/>
          <w:szCs w:val="24"/>
        </w:rPr>
      </w:pPr>
      <w:r>
        <w:rPr>
          <w:rFonts w:hint="eastAsia"/>
          <w:sz w:val="24"/>
          <w:szCs w:val="24"/>
        </w:rPr>
        <w:t>属性集</w:t>
      </w:r>
      <w:r>
        <w:rPr>
          <w:rFonts w:hint="eastAsia"/>
          <w:sz w:val="24"/>
          <w:szCs w:val="24"/>
        </w:rPr>
        <w:t>X</w:t>
      </w:r>
      <w:r>
        <w:rPr>
          <w:rFonts w:hint="eastAsia"/>
          <w:sz w:val="24"/>
          <w:szCs w:val="24"/>
        </w:rPr>
        <w:t>的闭包是指（</w:t>
      </w:r>
      <w:r>
        <w:rPr>
          <w:rFonts w:hint="eastAsia"/>
          <w:sz w:val="24"/>
          <w:szCs w:val="24"/>
        </w:rPr>
        <w:t xml:space="preserve">    </w:t>
      </w:r>
      <w:r>
        <w:rPr>
          <w:rFonts w:hint="eastAsia"/>
          <w:sz w:val="24"/>
          <w:szCs w:val="24"/>
        </w:rPr>
        <w:t>）。</w:t>
      </w:r>
    </w:p>
    <w:p w14:paraId="72D5E84A" w14:textId="77777777" w:rsidR="00A83BD8" w:rsidRDefault="00000000">
      <w:pPr>
        <w:rPr>
          <w:color w:val="000000"/>
          <w:sz w:val="24"/>
          <w:szCs w:val="24"/>
        </w:rPr>
      </w:pPr>
      <w:r>
        <w:rPr>
          <w:rFonts w:hint="eastAsia"/>
          <w:color w:val="000000"/>
          <w:sz w:val="24"/>
          <w:szCs w:val="24"/>
        </w:rPr>
        <w:t>A)</w:t>
      </w:r>
      <w:r>
        <w:rPr>
          <w:rFonts w:hint="eastAsia"/>
          <w:color w:val="000000"/>
          <w:sz w:val="24"/>
          <w:szCs w:val="24"/>
        </w:rPr>
        <w:tab/>
      </w:r>
      <w:r>
        <w:rPr>
          <w:rFonts w:hint="eastAsia"/>
          <w:color w:val="000000"/>
          <w:sz w:val="24"/>
          <w:szCs w:val="24"/>
        </w:rPr>
        <w:t>函数依赖集中全部左端为</w:t>
      </w:r>
      <w:r>
        <w:rPr>
          <w:rFonts w:hint="eastAsia"/>
          <w:color w:val="000000"/>
          <w:sz w:val="24"/>
          <w:szCs w:val="24"/>
        </w:rPr>
        <w:t>X</w:t>
      </w:r>
      <w:r>
        <w:rPr>
          <w:rFonts w:hint="eastAsia"/>
          <w:color w:val="000000"/>
          <w:sz w:val="24"/>
          <w:szCs w:val="24"/>
        </w:rPr>
        <w:t>的函数依赖的集合</w:t>
      </w:r>
    </w:p>
    <w:p w14:paraId="133D5C64" w14:textId="77777777" w:rsidR="00A83BD8" w:rsidRDefault="00000000">
      <w:pPr>
        <w:rPr>
          <w:b/>
          <w:color w:val="FF0000"/>
          <w:sz w:val="24"/>
          <w:szCs w:val="24"/>
        </w:rPr>
      </w:pPr>
      <w:r>
        <w:rPr>
          <w:rFonts w:hint="eastAsia"/>
          <w:b/>
          <w:color w:val="FF0000"/>
          <w:sz w:val="24"/>
          <w:szCs w:val="24"/>
        </w:rPr>
        <w:t>B)</w:t>
      </w:r>
      <w:r>
        <w:rPr>
          <w:rFonts w:hint="eastAsia"/>
          <w:b/>
          <w:color w:val="FF0000"/>
          <w:sz w:val="24"/>
          <w:szCs w:val="24"/>
        </w:rPr>
        <w:tab/>
      </w:r>
      <w:r>
        <w:rPr>
          <w:rFonts w:hint="eastAsia"/>
          <w:b/>
          <w:color w:val="FF0000"/>
          <w:sz w:val="24"/>
          <w:szCs w:val="24"/>
          <w:u w:val="single"/>
        </w:rPr>
        <w:t>由属性</w:t>
      </w:r>
      <w:r>
        <w:rPr>
          <w:rFonts w:hint="eastAsia"/>
          <w:b/>
          <w:color w:val="FF0000"/>
          <w:sz w:val="24"/>
          <w:szCs w:val="24"/>
          <w:u w:val="single"/>
        </w:rPr>
        <w:t>X</w:t>
      </w:r>
      <w:r>
        <w:rPr>
          <w:rFonts w:hint="eastAsia"/>
          <w:b/>
          <w:color w:val="FF0000"/>
          <w:sz w:val="24"/>
          <w:szCs w:val="24"/>
          <w:u w:val="single"/>
        </w:rPr>
        <w:t>函数决定的属性的集合</w:t>
      </w:r>
    </w:p>
    <w:p w14:paraId="340E2565" w14:textId="77777777" w:rsidR="00A83BD8" w:rsidRDefault="00000000">
      <w:pPr>
        <w:rPr>
          <w:sz w:val="24"/>
          <w:szCs w:val="24"/>
        </w:rPr>
      </w:pPr>
      <w:r>
        <w:rPr>
          <w:rFonts w:hint="eastAsia"/>
          <w:sz w:val="24"/>
          <w:szCs w:val="24"/>
        </w:rPr>
        <w:t>C)</w:t>
      </w:r>
      <w:r>
        <w:rPr>
          <w:rFonts w:hint="eastAsia"/>
          <w:sz w:val="24"/>
          <w:szCs w:val="24"/>
        </w:rPr>
        <w:tab/>
      </w:r>
      <w:r>
        <w:rPr>
          <w:rFonts w:hint="eastAsia"/>
          <w:sz w:val="24"/>
          <w:szCs w:val="24"/>
        </w:rPr>
        <w:t>函数决定属性</w:t>
      </w:r>
      <w:r>
        <w:rPr>
          <w:rFonts w:hint="eastAsia"/>
          <w:sz w:val="24"/>
          <w:szCs w:val="24"/>
        </w:rPr>
        <w:t>X</w:t>
      </w:r>
      <w:r>
        <w:rPr>
          <w:rFonts w:hint="eastAsia"/>
          <w:sz w:val="24"/>
          <w:szCs w:val="24"/>
        </w:rPr>
        <w:t>的属性的集合</w:t>
      </w:r>
    </w:p>
    <w:p w14:paraId="1DBD6EF5" w14:textId="77777777" w:rsidR="00A83BD8" w:rsidRDefault="00000000">
      <w:pPr>
        <w:rPr>
          <w:sz w:val="24"/>
          <w:szCs w:val="24"/>
        </w:rPr>
      </w:pPr>
      <w:r>
        <w:rPr>
          <w:rFonts w:hint="eastAsia"/>
          <w:sz w:val="24"/>
          <w:szCs w:val="24"/>
        </w:rPr>
        <w:t>D)</w:t>
      </w:r>
      <w:r>
        <w:rPr>
          <w:rFonts w:hint="eastAsia"/>
          <w:sz w:val="24"/>
          <w:szCs w:val="24"/>
        </w:rPr>
        <w:tab/>
      </w:r>
      <w:r>
        <w:rPr>
          <w:rFonts w:hint="eastAsia"/>
          <w:sz w:val="24"/>
          <w:szCs w:val="24"/>
        </w:rPr>
        <w:t>函数依赖集中全部右端为</w:t>
      </w:r>
      <w:r>
        <w:rPr>
          <w:rFonts w:hint="eastAsia"/>
          <w:sz w:val="24"/>
          <w:szCs w:val="24"/>
        </w:rPr>
        <w:t>X</w:t>
      </w:r>
      <w:r>
        <w:rPr>
          <w:rFonts w:hint="eastAsia"/>
          <w:sz w:val="24"/>
          <w:szCs w:val="24"/>
        </w:rPr>
        <w:t>的函数依赖的集合</w:t>
      </w:r>
    </w:p>
    <w:p w14:paraId="075669A0" w14:textId="77777777" w:rsidR="00A83BD8" w:rsidRDefault="00A83BD8">
      <w:pPr>
        <w:rPr>
          <w:sz w:val="24"/>
          <w:szCs w:val="24"/>
        </w:rPr>
      </w:pPr>
    </w:p>
    <w:p w14:paraId="191ED095" w14:textId="77777777" w:rsidR="00A83BD8" w:rsidRDefault="00000000">
      <w:pPr>
        <w:pStyle w:val="a"/>
        <w:ind w:left="480" w:hanging="480"/>
        <w:rPr>
          <w:sz w:val="24"/>
          <w:szCs w:val="24"/>
        </w:rPr>
      </w:pPr>
      <w:r>
        <w:rPr>
          <w:rFonts w:hint="eastAsia"/>
          <w:sz w:val="24"/>
          <w:szCs w:val="24"/>
        </w:rPr>
        <w:t>设有关系模式</w:t>
      </w:r>
      <w:r>
        <w:rPr>
          <w:rFonts w:hint="eastAsia"/>
          <w:sz w:val="24"/>
          <w:szCs w:val="24"/>
        </w:rPr>
        <w:t>R(X,Y,Z,W)</w:t>
      </w:r>
      <w:r>
        <w:rPr>
          <w:rFonts w:hint="eastAsia"/>
          <w:sz w:val="24"/>
          <w:szCs w:val="24"/>
        </w:rPr>
        <w:t>与它的函数依赖集</w:t>
      </w:r>
      <w:r>
        <w:rPr>
          <w:rFonts w:hint="eastAsia"/>
          <w:sz w:val="24"/>
          <w:szCs w:val="24"/>
        </w:rPr>
        <w:t>F={XY</w:t>
      </w:r>
      <w:r>
        <w:rPr>
          <w:rFonts w:hint="eastAsia"/>
          <w:sz w:val="24"/>
          <w:szCs w:val="24"/>
        </w:rPr>
        <w:t>→</w:t>
      </w:r>
      <w:r>
        <w:rPr>
          <w:rFonts w:hint="eastAsia"/>
          <w:sz w:val="24"/>
          <w:szCs w:val="24"/>
        </w:rPr>
        <w:t>Z,W</w:t>
      </w:r>
      <w:r>
        <w:rPr>
          <w:rFonts w:hint="eastAsia"/>
          <w:sz w:val="24"/>
          <w:szCs w:val="24"/>
        </w:rPr>
        <w:t>→</w:t>
      </w:r>
      <w:r>
        <w:rPr>
          <w:rFonts w:hint="eastAsia"/>
          <w:sz w:val="24"/>
          <w:szCs w:val="24"/>
        </w:rPr>
        <w:t>X},</w:t>
      </w:r>
      <w:r>
        <w:rPr>
          <w:rFonts w:hint="eastAsia"/>
          <w:sz w:val="24"/>
          <w:szCs w:val="24"/>
        </w:rPr>
        <w:t>则属性集</w:t>
      </w:r>
      <w:r>
        <w:rPr>
          <w:rFonts w:hint="eastAsia"/>
          <w:sz w:val="24"/>
          <w:szCs w:val="24"/>
        </w:rPr>
        <w:t>ZW</w:t>
      </w:r>
      <w:r>
        <w:rPr>
          <w:rFonts w:hint="eastAsia"/>
          <w:sz w:val="24"/>
          <w:szCs w:val="24"/>
        </w:rPr>
        <w:t>的闭包为（</w:t>
      </w:r>
      <w:r>
        <w:rPr>
          <w:rFonts w:hint="eastAsia"/>
          <w:sz w:val="24"/>
          <w:szCs w:val="24"/>
        </w:rPr>
        <w:t xml:space="preserve">    </w:t>
      </w:r>
      <w:r>
        <w:rPr>
          <w:rFonts w:hint="eastAsia"/>
          <w:sz w:val="24"/>
          <w:szCs w:val="24"/>
        </w:rPr>
        <w:t>）。</w:t>
      </w:r>
    </w:p>
    <w:p w14:paraId="4E34931C" w14:textId="77777777" w:rsidR="00A83BD8" w:rsidRDefault="00000000">
      <w:pPr>
        <w:rPr>
          <w:sz w:val="24"/>
          <w:szCs w:val="24"/>
        </w:rPr>
      </w:pPr>
      <w:r>
        <w:rPr>
          <w:sz w:val="24"/>
          <w:szCs w:val="24"/>
        </w:rPr>
        <w:t>A)</w:t>
      </w:r>
      <w:r>
        <w:rPr>
          <w:sz w:val="24"/>
          <w:szCs w:val="24"/>
        </w:rPr>
        <w:tab/>
        <w:t>ZW</w:t>
      </w:r>
    </w:p>
    <w:p w14:paraId="51FC6EBD" w14:textId="77777777" w:rsidR="00A83BD8" w:rsidRDefault="00000000">
      <w:pPr>
        <w:rPr>
          <w:b/>
          <w:color w:val="FF0000"/>
          <w:sz w:val="24"/>
          <w:szCs w:val="24"/>
        </w:rPr>
      </w:pPr>
      <w:r>
        <w:rPr>
          <w:b/>
          <w:color w:val="FF0000"/>
          <w:sz w:val="24"/>
          <w:szCs w:val="24"/>
        </w:rPr>
        <w:t>B)</w:t>
      </w:r>
      <w:r>
        <w:rPr>
          <w:b/>
          <w:color w:val="FF0000"/>
          <w:sz w:val="24"/>
          <w:szCs w:val="24"/>
        </w:rPr>
        <w:tab/>
      </w:r>
      <w:r>
        <w:rPr>
          <w:b/>
          <w:color w:val="FF0000"/>
          <w:sz w:val="24"/>
          <w:szCs w:val="24"/>
          <w:u w:val="single"/>
        </w:rPr>
        <w:t>XZW</w:t>
      </w:r>
    </w:p>
    <w:p w14:paraId="5C313322" w14:textId="77777777" w:rsidR="00A83BD8" w:rsidRDefault="00000000">
      <w:pPr>
        <w:rPr>
          <w:sz w:val="24"/>
          <w:szCs w:val="24"/>
        </w:rPr>
      </w:pPr>
      <w:r>
        <w:rPr>
          <w:sz w:val="24"/>
          <w:szCs w:val="24"/>
        </w:rPr>
        <w:t>C)</w:t>
      </w:r>
      <w:r>
        <w:rPr>
          <w:sz w:val="24"/>
          <w:szCs w:val="24"/>
        </w:rPr>
        <w:tab/>
        <w:t>YZW</w:t>
      </w:r>
    </w:p>
    <w:p w14:paraId="66837D76" w14:textId="77777777" w:rsidR="00A83BD8" w:rsidRDefault="00000000">
      <w:pPr>
        <w:rPr>
          <w:sz w:val="24"/>
          <w:szCs w:val="24"/>
        </w:rPr>
      </w:pPr>
      <w:r>
        <w:rPr>
          <w:sz w:val="24"/>
          <w:szCs w:val="24"/>
        </w:rPr>
        <w:t>D)</w:t>
      </w:r>
      <w:r>
        <w:rPr>
          <w:sz w:val="24"/>
          <w:szCs w:val="24"/>
        </w:rPr>
        <w:tab/>
        <w:t>XYZW</w:t>
      </w:r>
    </w:p>
    <w:p w14:paraId="5D70F719" w14:textId="77777777" w:rsidR="00A83BD8" w:rsidRDefault="00A83BD8">
      <w:pPr>
        <w:rPr>
          <w:sz w:val="24"/>
          <w:szCs w:val="24"/>
        </w:rPr>
      </w:pPr>
    </w:p>
    <w:p w14:paraId="51C4751D" w14:textId="77777777" w:rsidR="00A83BD8" w:rsidRDefault="00000000">
      <w:pPr>
        <w:pStyle w:val="a"/>
        <w:ind w:left="480" w:hanging="480"/>
        <w:rPr>
          <w:sz w:val="24"/>
          <w:szCs w:val="24"/>
        </w:rPr>
      </w:pPr>
      <w:r>
        <w:rPr>
          <w:rFonts w:hint="eastAsia"/>
          <w:sz w:val="24"/>
          <w:szCs w:val="24"/>
        </w:rPr>
        <w:t>在事务依赖图中，如果两个事务的依赖关系形成一个循环，那么就会（</w:t>
      </w:r>
      <w:r>
        <w:rPr>
          <w:rFonts w:hint="eastAsia"/>
          <w:sz w:val="24"/>
          <w:szCs w:val="24"/>
        </w:rPr>
        <w:t xml:space="preserve">    </w:t>
      </w:r>
      <w:r>
        <w:rPr>
          <w:rFonts w:hint="eastAsia"/>
          <w:sz w:val="24"/>
          <w:szCs w:val="24"/>
        </w:rPr>
        <w:t>）。</w:t>
      </w:r>
    </w:p>
    <w:p w14:paraId="78CDBD1D" w14:textId="77777777" w:rsidR="00A83BD8" w:rsidRDefault="00000000">
      <w:pPr>
        <w:rPr>
          <w:sz w:val="24"/>
          <w:szCs w:val="24"/>
        </w:rPr>
      </w:pPr>
      <w:r>
        <w:rPr>
          <w:rFonts w:hint="eastAsia"/>
          <w:sz w:val="24"/>
          <w:szCs w:val="24"/>
        </w:rPr>
        <w:t>A)</w:t>
      </w:r>
      <w:r>
        <w:rPr>
          <w:rFonts w:hint="eastAsia"/>
          <w:sz w:val="24"/>
          <w:szCs w:val="24"/>
        </w:rPr>
        <w:tab/>
      </w:r>
      <w:proofErr w:type="gramStart"/>
      <w:r>
        <w:rPr>
          <w:rFonts w:hint="eastAsia"/>
          <w:sz w:val="24"/>
          <w:szCs w:val="24"/>
        </w:rPr>
        <w:t>出现活锁现象</w:t>
      </w:r>
      <w:proofErr w:type="gramEnd"/>
    </w:p>
    <w:p w14:paraId="07DCEABD" w14:textId="77777777" w:rsidR="00A83BD8" w:rsidRDefault="00000000">
      <w:pPr>
        <w:rPr>
          <w:b/>
          <w:color w:val="FF0000"/>
          <w:sz w:val="24"/>
          <w:szCs w:val="24"/>
          <w:u w:val="single"/>
        </w:rPr>
      </w:pPr>
      <w:r>
        <w:rPr>
          <w:rFonts w:hint="eastAsia"/>
          <w:b/>
          <w:color w:val="FF0000"/>
          <w:sz w:val="24"/>
          <w:szCs w:val="24"/>
        </w:rPr>
        <w:t>B)</w:t>
      </w:r>
      <w:r>
        <w:rPr>
          <w:rFonts w:hint="eastAsia"/>
          <w:b/>
          <w:color w:val="FF0000"/>
          <w:sz w:val="24"/>
          <w:szCs w:val="24"/>
        </w:rPr>
        <w:tab/>
      </w:r>
      <w:r>
        <w:rPr>
          <w:rFonts w:hint="eastAsia"/>
          <w:b/>
          <w:color w:val="FF0000"/>
          <w:sz w:val="24"/>
          <w:szCs w:val="24"/>
          <w:u w:val="single"/>
        </w:rPr>
        <w:t>出现死锁现象</w:t>
      </w:r>
    </w:p>
    <w:p w14:paraId="41260909" w14:textId="77777777" w:rsidR="00A83BD8" w:rsidRDefault="00000000">
      <w:pPr>
        <w:rPr>
          <w:sz w:val="24"/>
          <w:szCs w:val="24"/>
        </w:rPr>
      </w:pPr>
      <w:r>
        <w:rPr>
          <w:rFonts w:hint="eastAsia"/>
          <w:sz w:val="24"/>
          <w:szCs w:val="24"/>
        </w:rPr>
        <w:t>C)</w:t>
      </w:r>
      <w:r>
        <w:rPr>
          <w:rFonts w:hint="eastAsia"/>
          <w:sz w:val="24"/>
          <w:szCs w:val="24"/>
        </w:rPr>
        <w:tab/>
      </w:r>
      <w:r>
        <w:rPr>
          <w:rFonts w:hint="eastAsia"/>
          <w:sz w:val="24"/>
          <w:szCs w:val="24"/>
        </w:rPr>
        <w:t>事务执行成功</w:t>
      </w:r>
    </w:p>
    <w:p w14:paraId="6B3576D5" w14:textId="77777777" w:rsidR="00A83BD8" w:rsidRDefault="00000000">
      <w:pPr>
        <w:rPr>
          <w:sz w:val="24"/>
          <w:szCs w:val="24"/>
        </w:rPr>
      </w:pPr>
      <w:r>
        <w:rPr>
          <w:rFonts w:hint="eastAsia"/>
          <w:sz w:val="24"/>
          <w:szCs w:val="24"/>
        </w:rPr>
        <w:t>D)</w:t>
      </w:r>
      <w:r>
        <w:rPr>
          <w:rFonts w:hint="eastAsia"/>
          <w:sz w:val="24"/>
          <w:szCs w:val="24"/>
        </w:rPr>
        <w:tab/>
      </w:r>
      <w:r>
        <w:rPr>
          <w:rFonts w:hint="eastAsia"/>
          <w:sz w:val="24"/>
          <w:szCs w:val="24"/>
        </w:rPr>
        <w:t>事务执行失败</w:t>
      </w:r>
    </w:p>
    <w:p w14:paraId="7D1CBE0A" w14:textId="77777777" w:rsidR="00A83BD8" w:rsidRDefault="00A83BD8">
      <w:pPr>
        <w:rPr>
          <w:sz w:val="24"/>
          <w:szCs w:val="24"/>
        </w:rPr>
      </w:pPr>
    </w:p>
    <w:p w14:paraId="52B37ECB" w14:textId="77777777" w:rsidR="00A83BD8" w:rsidRDefault="00000000">
      <w:pPr>
        <w:pStyle w:val="a"/>
        <w:ind w:left="480" w:hanging="480"/>
        <w:rPr>
          <w:sz w:val="24"/>
          <w:szCs w:val="24"/>
        </w:rPr>
      </w:pPr>
      <w:r>
        <w:rPr>
          <w:rFonts w:hint="eastAsia"/>
          <w:sz w:val="24"/>
          <w:szCs w:val="24"/>
        </w:rPr>
        <w:t>（</w:t>
      </w:r>
      <w:r>
        <w:rPr>
          <w:rFonts w:hint="eastAsia"/>
          <w:sz w:val="24"/>
          <w:szCs w:val="24"/>
        </w:rPr>
        <w:t xml:space="preserve">    </w:t>
      </w:r>
      <w:r>
        <w:rPr>
          <w:rFonts w:hint="eastAsia"/>
          <w:sz w:val="24"/>
          <w:szCs w:val="24"/>
        </w:rPr>
        <w:t>）是数据库设计的起点，为以后的具体设计做准备。</w:t>
      </w:r>
    </w:p>
    <w:p w14:paraId="4B1400A5" w14:textId="77777777" w:rsidR="00A83BD8" w:rsidRDefault="00000000">
      <w:pPr>
        <w:rPr>
          <w:b/>
          <w:sz w:val="24"/>
          <w:szCs w:val="24"/>
          <w:u w:val="single"/>
        </w:rPr>
      </w:pPr>
      <w:r>
        <w:rPr>
          <w:rFonts w:hint="eastAsia"/>
          <w:b/>
          <w:color w:val="FF0000"/>
          <w:sz w:val="24"/>
          <w:szCs w:val="24"/>
        </w:rPr>
        <w:t>A)</w:t>
      </w:r>
      <w:r>
        <w:rPr>
          <w:rFonts w:hint="eastAsia"/>
          <w:b/>
          <w:color w:val="FF0000"/>
          <w:sz w:val="24"/>
          <w:szCs w:val="24"/>
        </w:rPr>
        <w:tab/>
      </w:r>
      <w:r>
        <w:rPr>
          <w:rFonts w:hint="eastAsia"/>
          <w:b/>
          <w:color w:val="FF0000"/>
          <w:sz w:val="24"/>
          <w:szCs w:val="24"/>
          <w:u w:val="single"/>
        </w:rPr>
        <w:t>需求分析</w:t>
      </w:r>
    </w:p>
    <w:p w14:paraId="59699E0B" w14:textId="77777777" w:rsidR="00A83BD8" w:rsidRDefault="00000000">
      <w:pPr>
        <w:rPr>
          <w:sz w:val="24"/>
          <w:szCs w:val="24"/>
        </w:rPr>
      </w:pPr>
      <w:r>
        <w:rPr>
          <w:rFonts w:hint="eastAsia"/>
          <w:sz w:val="24"/>
          <w:szCs w:val="24"/>
        </w:rPr>
        <w:t>B)</w:t>
      </w:r>
      <w:r>
        <w:rPr>
          <w:rFonts w:hint="eastAsia"/>
          <w:sz w:val="24"/>
          <w:szCs w:val="24"/>
        </w:rPr>
        <w:tab/>
      </w:r>
      <w:r>
        <w:rPr>
          <w:rFonts w:hint="eastAsia"/>
          <w:sz w:val="24"/>
          <w:szCs w:val="24"/>
        </w:rPr>
        <w:t>逻辑设计</w:t>
      </w:r>
    </w:p>
    <w:p w14:paraId="43E0FF9C" w14:textId="77777777" w:rsidR="00A83BD8" w:rsidRDefault="00000000">
      <w:pPr>
        <w:rPr>
          <w:sz w:val="24"/>
          <w:szCs w:val="24"/>
        </w:rPr>
      </w:pPr>
      <w:r>
        <w:rPr>
          <w:rFonts w:hint="eastAsia"/>
          <w:sz w:val="24"/>
          <w:szCs w:val="24"/>
        </w:rPr>
        <w:t>C)</w:t>
      </w:r>
      <w:r>
        <w:rPr>
          <w:rFonts w:hint="eastAsia"/>
          <w:sz w:val="24"/>
          <w:szCs w:val="24"/>
        </w:rPr>
        <w:tab/>
      </w:r>
      <w:r>
        <w:rPr>
          <w:rFonts w:hint="eastAsia"/>
          <w:sz w:val="24"/>
          <w:szCs w:val="24"/>
        </w:rPr>
        <w:t>概念设计</w:t>
      </w:r>
    </w:p>
    <w:p w14:paraId="29BAE7ED" w14:textId="77777777" w:rsidR="00A83BD8" w:rsidRDefault="00000000">
      <w:pPr>
        <w:rPr>
          <w:sz w:val="24"/>
          <w:szCs w:val="24"/>
        </w:rPr>
      </w:pPr>
      <w:r>
        <w:rPr>
          <w:rFonts w:hint="eastAsia"/>
          <w:sz w:val="24"/>
          <w:szCs w:val="24"/>
        </w:rPr>
        <w:t>D)</w:t>
      </w:r>
      <w:r>
        <w:rPr>
          <w:rFonts w:hint="eastAsia"/>
          <w:sz w:val="24"/>
          <w:szCs w:val="24"/>
        </w:rPr>
        <w:tab/>
      </w:r>
      <w:r>
        <w:rPr>
          <w:rFonts w:hint="eastAsia"/>
          <w:sz w:val="24"/>
          <w:szCs w:val="24"/>
        </w:rPr>
        <w:t>物理设计</w:t>
      </w:r>
    </w:p>
    <w:p w14:paraId="02604A4A" w14:textId="77777777" w:rsidR="00A83BD8" w:rsidRDefault="00A83BD8">
      <w:pPr>
        <w:rPr>
          <w:sz w:val="24"/>
          <w:szCs w:val="24"/>
        </w:rPr>
      </w:pPr>
    </w:p>
    <w:p w14:paraId="430EAE88" w14:textId="77777777" w:rsidR="00A83BD8" w:rsidRDefault="00000000">
      <w:pPr>
        <w:pStyle w:val="a"/>
        <w:ind w:left="480" w:hanging="480"/>
        <w:rPr>
          <w:sz w:val="24"/>
          <w:szCs w:val="24"/>
        </w:rPr>
      </w:pPr>
      <w:proofErr w:type="gramStart"/>
      <w:r>
        <w:rPr>
          <w:rFonts w:hint="eastAsia"/>
          <w:sz w:val="24"/>
          <w:szCs w:val="24"/>
        </w:rPr>
        <w:t>设关系</w:t>
      </w:r>
      <w:proofErr w:type="gramEnd"/>
      <w:r>
        <w:rPr>
          <w:rFonts w:hint="eastAsia"/>
          <w:sz w:val="24"/>
          <w:szCs w:val="24"/>
        </w:rPr>
        <w:t>模式</w:t>
      </w:r>
      <w:r>
        <w:rPr>
          <w:rFonts w:hint="eastAsia"/>
          <w:sz w:val="24"/>
          <w:szCs w:val="24"/>
        </w:rPr>
        <w:t>R</w:t>
      </w:r>
      <w:r>
        <w:rPr>
          <w:rFonts w:hint="eastAsia"/>
          <w:sz w:val="24"/>
          <w:szCs w:val="24"/>
        </w:rPr>
        <w:t>（</w:t>
      </w:r>
      <w:r>
        <w:rPr>
          <w:rFonts w:hint="eastAsia"/>
          <w:sz w:val="24"/>
          <w:szCs w:val="24"/>
        </w:rPr>
        <w:t>A,B,C,D</w:t>
      </w:r>
      <w:r>
        <w:rPr>
          <w:rFonts w:hint="eastAsia"/>
          <w:sz w:val="24"/>
          <w:szCs w:val="24"/>
        </w:rPr>
        <w:t>），</w:t>
      </w:r>
      <w:r>
        <w:rPr>
          <w:rFonts w:hint="eastAsia"/>
          <w:sz w:val="24"/>
          <w:szCs w:val="24"/>
        </w:rPr>
        <w:t>F</w:t>
      </w:r>
      <w:r>
        <w:rPr>
          <w:rFonts w:hint="eastAsia"/>
          <w:sz w:val="24"/>
          <w:szCs w:val="24"/>
        </w:rPr>
        <w:t>是</w:t>
      </w:r>
      <w:r>
        <w:rPr>
          <w:rFonts w:hint="eastAsia"/>
          <w:sz w:val="24"/>
          <w:szCs w:val="24"/>
        </w:rPr>
        <w:t>R</w:t>
      </w:r>
      <w:r>
        <w:rPr>
          <w:rFonts w:hint="eastAsia"/>
          <w:sz w:val="24"/>
          <w:szCs w:val="24"/>
        </w:rPr>
        <w:t>上成立的函数依赖集，</w:t>
      </w:r>
      <w:r>
        <w:rPr>
          <w:rFonts w:hint="eastAsia"/>
          <w:sz w:val="24"/>
          <w:szCs w:val="24"/>
        </w:rPr>
        <w:t>F={ A</w:t>
      </w:r>
      <w:r>
        <w:rPr>
          <w:rFonts w:hint="eastAsia"/>
          <w:sz w:val="24"/>
          <w:szCs w:val="24"/>
        </w:rPr>
        <w:t>→</w:t>
      </w:r>
      <w:r>
        <w:rPr>
          <w:rFonts w:hint="eastAsia"/>
          <w:sz w:val="24"/>
          <w:szCs w:val="24"/>
        </w:rPr>
        <w:t>B</w:t>
      </w:r>
      <w:r>
        <w:rPr>
          <w:rFonts w:hint="eastAsia"/>
          <w:sz w:val="24"/>
          <w:szCs w:val="24"/>
        </w:rPr>
        <w:t>，</w:t>
      </w:r>
      <w:r>
        <w:rPr>
          <w:rFonts w:hint="eastAsia"/>
          <w:sz w:val="24"/>
          <w:szCs w:val="24"/>
        </w:rPr>
        <w:t>B</w:t>
      </w:r>
      <w:r>
        <w:rPr>
          <w:rFonts w:hint="eastAsia"/>
          <w:sz w:val="24"/>
          <w:szCs w:val="24"/>
        </w:rPr>
        <w:t>→</w:t>
      </w:r>
      <w:r>
        <w:rPr>
          <w:rFonts w:hint="eastAsia"/>
          <w:sz w:val="24"/>
          <w:szCs w:val="24"/>
        </w:rPr>
        <w:t>C</w:t>
      </w:r>
      <w:r>
        <w:rPr>
          <w:rFonts w:hint="eastAsia"/>
          <w:sz w:val="24"/>
          <w:szCs w:val="24"/>
        </w:rPr>
        <w:t>，</w:t>
      </w:r>
      <w:r>
        <w:rPr>
          <w:rFonts w:hint="eastAsia"/>
          <w:sz w:val="24"/>
          <w:szCs w:val="24"/>
        </w:rPr>
        <w:t>C</w:t>
      </w:r>
      <w:r>
        <w:rPr>
          <w:rFonts w:hint="eastAsia"/>
          <w:sz w:val="24"/>
          <w:szCs w:val="24"/>
        </w:rPr>
        <w:t>→</w:t>
      </w:r>
      <w:r>
        <w:rPr>
          <w:rFonts w:hint="eastAsia"/>
          <w:sz w:val="24"/>
          <w:szCs w:val="24"/>
        </w:rPr>
        <w:t>D</w:t>
      </w:r>
      <w:r>
        <w:rPr>
          <w:rFonts w:hint="eastAsia"/>
          <w:sz w:val="24"/>
          <w:szCs w:val="24"/>
        </w:rPr>
        <w:t>，</w:t>
      </w:r>
      <w:r>
        <w:rPr>
          <w:rFonts w:hint="eastAsia"/>
          <w:sz w:val="24"/>
          <w:szCs w:val="24"/>
        </w:rPr>
        <w:t>D</w:t>
      </w:r>
      <w:r>
        <w:rPr>
          <w:rFonts w:hint="eastAsia"/>
          <w:sz w:val="24"/>
          <w:szCs w:val="24"/>
        </w:rPr>
        <w:t>→</w:t>
      </w:r>
      <w:r>
        <w:rPr>
          <w:rFonts w:hint="eastAsia"/>
          <w:sz w:val="24"/>
          <w:szCs w:val="24"/>
        </w:rPr>
        <w:t>A}</w:t>
      </w:r>
      <w:r>
        <w:rPr>
          <w:rFonts w:hint="eastAsia"/>
          <w:sz w:val="24"/>
          <w:szCs w:val="24"/>
        </w:rPr>
        <w:t>，</w:t>
      </w:r>
      <w:r>
        <w:rPr>
          <w:rFonts w:hint="eastAsia"/>
          <w:sz w:val="24"/>
          <w:szCs w:val="24"/>
        </w:rPr>
        <w:t xml:space="preserve"> </w:t>
      </w:r>
      <w:r>
        <w:rPr>
          <w:rFonts w:hint="eastAsia"/>
          <w:sz w:val="24"/>
          <w:szCs w:val="24"/>
        </w:rPr>
        <w:t>ρ</w:t>
      </w:r>
      <w:r>
        <w:rPr>
          <w:rFonts w:hint="eastAsia"/>
          <w:sz w:val="24"/>
          <w:szCs w:val="24"/>
        </w:rPr>
        <w:t>={ AB</w:t>
      </w:r>
      <w:r>
        <w:rPr>
          <w:rFonts w:hint="eastAsia"/>
          <w:sz w:val="24"/>
          <w:szCs w:val="24"/>
        </w:rPr>
        <w:t>，</w:t>
      </w:r>
      <w:r>
        <w:rPr>
          <w:rFonts w:hint="eastAsia"/>
          <w:sz w:val="24"/>
          <w:szCs w:val="24"/>
        </w:rPr>
        <w:t>BC</w:t>
      </w:r>
      <w:r>
        <w:rPr>
          <w:rFonts w:hint="eastAsia"/>
          <w:sz w:val="24"/>
          <w:szCs w:val="24"/>
        </w:rPr>
        <w:t>，</w:t>
      </w:r>
      <w:r>
        <w:rPr>
          <w:rFonts w:hint="eastAsia"/>
          <w:sz w:val="24"/>
          <w:szCs w:val="24"/>
        </w:rPr>
        <w:t>AD }</w:t>
      </w:r>
      <w:r>
        <w:rPr>
          <w:rFonts w:hint="eastAsia"/>
          <w:sz w:val="24"/>
          <w:szCs w:val="24"/>
        </w:rPr>
        <w:t>是</w:t>
      </w:r>
      <w:r>
        <w:rPr>
          <w:rFonts w:hint="eastAsia"/>
          <w:sz w:val="24"/>
          <w:szCs w:val="24"/>
        </w:rPr>
        <w:t>R</w:t>
      </w:r>
      <w:r>
        <w:rPr>
          <w:rFonts w:hint="eastAsia"/>
          <w:sz w:val="24"/>
          <w:szCs w:val="24"/>
        </w:rPr>
        <w:t>上的一个分解，那么分解ρ相对于</w:t>
      </w:r>
      <w:r>
        <w:rPr>
          <w:rFonts w:hint="eastAsia"/>
          <w:sz w:val="24"/>
          <w:szCs w:val="24"/>
        </w:rPr>
        <w:t>F</w:t>
      </w:r>
      <w:r>
        <w:rPr>
          <w:rFonts w:hint="eastAsia"/>
          <w:sz w:val="24"/>
          <w:szCs w:val="24"/>
        </w:rPr>
        <w:t>（</w:t>
      </w:r>
      <w:r>
        <w:rPr>
          <w:rFonts w:hint="eastAsia"/>
          <w:sz w:val="24"/>
          <w:szCs w:val="24"/>
        </w:rPr>
        <w:t xml:space="preserve">    </w:t>
      </w:r>
      <w:r>
        <w:rPr>
          <w:rFonts w:hint="eastAsia"/>
          <w:sz w:val="24"/>
          <w:szCs w:val="24"/>
        </w:rPr>
        <w:t>）。</w:t>
      </w:r>
    </w:p>
    <w:p w14:paraId="254A7359" w14:textId="77777777" w:rsidR="00A83BD8" w:rsidRDefault="00000000">
      <w:pPr>
        <w:rPr>
          <w:b/>
          <w:color w:val="FF0000"/>
          <w:sz w:val="24"/>
          <w:szCs w:val="24"/>
          <w:u w:val="single"/>
        </w:rPr>
      </w:pPr>
      <w:r>
        <w:rPr>
          <w:rFonts w:hint="eastAsia"/>
          <w:b/>
          <w:color w:val="FF0000"/>
          <w:sz w:val="24"/>
          <w:szCs w:val="24"/>
        </w:rPr>
        <w:t>A)</w:t>
      </w:r>
      <w:r>
        <w:rPr>
          <w:rFonts w:hint="eastAsia"/>
          <w:b/>
          <w:color w:val="FF0000"/>
          <w:sz w:val="24"/>
          <w:szCs w:val="24"/>
        </w:rPr>
        <w:tab/>
      </w:r>
      <w:r>
        <w:rPr>
          <w:rFonts w:hint="eastAsia"/>
          <w:b/>
          <w:color w:val="FF0000"/>
          <w:sz w:val="24"/>
          <w:szCs w:val="24"/>
          <w:u w:val="single"/>
        </w:rPr>
        <w:t>是无损联接分解，也是保持函数依赖的分解</w:t>
      </w:r>
    </w:p>
    <w:p w14:paraId="3437E2F1" w14:textId="77777777" w:rsidR="00A83BD8" w:rsidRDefault="00000000">
      <w:pPr>
        <w:rPr>
          <w:sz w:val="24"/>
          <w:szCs w:val="24"/>
        </w:rPr>
      </w:pPr>
      <w:r>
        <w:rPr>
          <w:rFonts w:hint="eastAsia"/>
          <w:sz w:val="24"/>
          <w:szCs w:val="24"/>
        </w:rPr>
        <w:t>B)</w:t>
      </w:r>
      <w:r>
        <w:rPr>
          <w:rFonts w:hint="eastAsia"/>
          <w:sz w:val="24"/>
          <w:szCs w:val="24"/>
        </w:rPr>
        <w:tab/>
      </w:r>
      <w:r>
        <w:rPr>
          <w:rFonts w:hint="eastAsia"/>
          <w:sz w:val="24"/>
          <w:szCs w:val="24"/>
        </w:rPr>
        <w:t>是无损联接分解，但不保持函数依赖的分解</w:t>
      </w:r>
    </w:p>
    <w:p w14:paraId="5F0A0793" w14:textId="77777777" w:rsidR="00A83BD8" w:rsidRDefault="00000000">
      <w:pPr>
        <w:rPr>
          <w:sz w:val="24"/>
          <w:szCs w:val="24"/>
        </w:rPr>
      </w:pPr>
      <w:r>
        <w:rPr>
          <w:rFonts w:hint="eastAsia"/>
          <w:sz w:val="24"/>
          <w:szCs w:val="24"/>
        </w:rPr>
        <w:t>C)</w:t>
      </w:r>
      <w:r>
        <w:rPr>
          <w:rFonts w:hint="eastAsia"/>
          <w:sz w:val="24"/>
          <w:szCs w:val="24"/>
        </w:rPr>
        <w:tab/>
      </w:r>
      <w:r>
        <w:rPr>
          <w:rFonts w:hint="eastAsia"/>
          <w:sz w:val="24"/>
          <w:szCs w:val="24"/>
        </w:rPr>
        <w:t>不是无损联接分解，但保持函数依赖的分解</w:t>
      </w:r>
    </w:p>
    <w:p w14:paraId="1ED16BF2" w14:textId="77777777" w:rsidR="00A83BD8" w:rsidRDefault="00000000">
      <w:pPr>
        <w:rPr>
          <w:sz w:val="24"/>
          <w:szCs w:val="24"/>
        </w:rPr>
      </w:pPr>
      <w:r>
        <w:rPr>
          <w:rFonts w:hint="eastAsia"/>
          <w:sz w:val="24"/>
          <w:szCs w:val="24"/>
        </w:rPr>
        <w:t>D)</w:t>
      </w:r>
      <w:r>
        <w:rPr>
          <w:rFonts w:hint="eastAsia"/>
          <w:sz w:val="24"/>
          <w:szCs w:val="24"/>
        </w:rPr>
        <w:tab/>
      </w:r>
      <w:r>
        <w:rPr>
          <w:rFonts w:hint="eastAsia"/>
          <w:sz w:val="24"/>
          <w:szCs w:val="24"/>
        </w:rPr>
        <w:t>既不是无损联接分解，也不保持函数依赖的分解</w:t>
      </w:r>
    </w:p>
    <w:p w14:paraId="6326D8B6" w14:textId="77777777" w:rsidR="00A83BD8" w:rsidRDefault="00A83BD8">
      <w:pPr>
        <w:rPr>
          <w:sz w:val="24"/>
          <w:szCs w:val="24"/>
        </w:rPr>
      </w:pPr>
    </w:p>
    <w:p w14:paraId="6454A7FD" w14:textId="77777777" w:rsidR="00A83BD8" w:rsidRDefault="00000000">
      <w:pPr>
        <w:pStyle w:val="a"/>
        <w:ind w:left="480" w:hanging="480"/>
        <w:rPr>
          <w:sz w:val="24"/>
          <w:szCs w:val="24"/>
        </w:rPr>
      </w:pPr>
      <w:r>
        <w:rPr>
          <w:rFonts w:hint="eastAsia"/>
          <w:sz w:val="24"/>
          <w:szCs w:val="24"/>
        </w:rPr>
        <w:t>保护数据库，防止未经授权的或不合法的使用造成的数据泄漏、更改破坏，这是数据的（</w:t>
      </w:r>
      <w:r>
        <w:rPr>
          <w:rFonts w:hint="eastAsia"/>
          <w:sz w:val="24"/>
          <w:szCs w:val="24"/>
        </w:rPr>
        <w:t xml:space="preserve">    </w:t>
      </w:r>
      <w:r>
        <w:rPr>
          <w:rFonts w:hint="eastAsia"/>
          <w:sz w:val="24"/>
          <w:szCs w:val="24"/>
        </w:rPr>
        <w:t>）。</w:t>
      </w:r>
    </w:p>
    <w:p w14:paraId="1EBD8801" w14:textId="77777777" w:rsidR="00A83BD8" w:rsidRDefault="00000000">
      <w:pPr>
        <w:rPr>
          <w:sz w:val="24"/>
          <w:szCs w:val="24"/>
        </w:rPr>
      </w:pPr>
      <w:r>
        <w:rPr>
          <w:rFonts w:hint="eastAsia"/>
          <w:sz w:val="24"/>
          <w:szCs w:val="24"/>
        </w:rPr>
        <w:t>A)</w:t>
      </w:r>
      <w:r>
        <w:rPr>
          <w:rFonts w:hint="eastAsia"/>
          <w:sz w:val="24"/>
          <w:szCs w:val="24"/>
        </w:rPr>
        <w:tab/>
      </w:r>
      <w:r>
        <w:rPr>
          <w:rFonts w:hint="eastAsia"/>
          <w:sz w:val="24"/>
          <w:szCs w:val="24"/>
        </w:rPr>
        <w:t>完整性</w:t>
      </w:r>
    </w:p>
    <w:p w14:paraId="681741D6" w14:textId="77777777" w:rsidR="00A83BD8" w:rsidRDefault="00000000">
      <w:pPr>
        <w:rPr>
          <w:b/>
          <w:color w:val="FF0000"/>
          <w:sz w:val="24"/>
          <w:szCs w:val="24"/>
          <w:u w:val="single"/>
        </w:rPr>
      </w:pPr>
      <w:r>
        <w:rPr>
          <w:rFonts w:hint="eastAsia"/>
          <w:b/>
          <w:color w:val="FF0000"/>
          <w:sz w:val="24"/>
          <w:szCs w:val="24"/>
        </w:rPr>
        <w:t>B)</w:t>
      </w:r>
      <w:r>
        <w:rPr>
          <w:rFonts w:hint="eastAsia"/>
          <w:b/>
          <w:color w:val="FF0000"/>
          <w:sz w:val="24"/>
          <w:szCs w:val="24"/>
        </w:rPr>
        <w:tab/>
      </w:r>
      <w:r>
        <w:rPr>
          <w:rFonts w:hint="eastAsia"/>
          <w:b/>
          <w:color w:val="FF0000"/>
          <w:sz w:val="24"/>
          <w:szCs w:val="24"/>
          <w:u w:val="single"/>
        </w:rPr>
        <w:t>安全性</w:t>
      </w:r>
    </w:p>
    <w:p w14:paraId="5F45A6C7" w14:textId="77777777" w:rsidR="00A83BD8" w:rsidRDefault="00000000">
      <w:pPr>
        <w:rPr>
          <w:sz w:val="24"/>
          <w:szCs w:val="24"/>
        </w:rPr>
      </w:pPr>
      <w:r>
        <w:rPr>
          <w:rFonts w:hint="eastAsia"/>
          <w:sz w:val="24"/>
          <w:szCs w:val="24"/>
        </w:rPr>
        <w:t>C)</w:t>
      </w:r>
      <w:r>
        <w:rPr>
          <w:rFonts w:hint="eastAsia"/>
          <w:sz w:val="24"/>
          <w:szCs w:val="24"/>
        </w:rPr>
        <w:tab/>
      </w:r>
      <w:r>
        <w:rPr>
          <w:rFonts w:hint="eastAsia"/>
          <w:sz w:val="24"/>
          <w:szCs w:val="24"/>
        </w:rPr>
        <w:t>恢复</w:t>
      </w:r>
    </w:p>
    <w:p w14:paraId="0E1BF9B0" w14:textId="77777777" w:rsidR="00A83BD8" w:rsidRDefault="00000000">
      <w:pPr>
        <w:rPr>
          <w:sz w:val="24"/>
          <w:szCs w:val="24"/>
        </w:rPr>
      </w:pPr>
      <w:r>
        <w:rPr>
          <w:rFonts w:hint="eastAsia"/>
          <w:sz w:val="24"/>
          <w:szCs w:val="24"/>
        </w:rPr>
        <w:lastRenderedPageBreak/>
        <w:t>D)</w:t>
      </w:r>
      <w:r>
        <w:rPr>
          <w:rFonts w:hint="eastAsia"/>
          <w:sz w:val="24"/>
          <w:szCs w:val="24"/>
        </w:rPr>
        <w:tab/>
      </w:r>
      <w:r>
        <w:rPr>
          <w:rFonts w:hint="eastAsia"/>
          <w:sz w:val="24"/>
          <w:szCs w:val="24"/>
        </w:rPr>
        <w:t>并发控制</w:t>
      </w:r>
    </w:p>
    <w:p w14:paraId="62467CCC" w14:textId="77777777" w:rsidR="00A83BD8" w:rsidRDefault="00A83BD8">
      <w:pPr>
        <w:rPr>
          <w:sz w:val="24"/>
          <w:szCs w:val="24"/>
        </w:rPr>
      </w:pPr>
    </w:p>
    <w:p w14:paraId="452E903A" w14:textId="77777777" w:rsidR="00A83BD8" w:rsidRDefault="00000000">
      <w:pPr>
        <w:pStyle w:val="a"/>
        <w:ind w:left="480" w:hanging="480"/>
        <w:rPr>
          <w:sz w:val="24"/>
          <w:szCs w:val="24"/>
        </w:rPr>
      </w:pPr>
      <w:r>
        <w:rPr>
          <w:rFonts w:hint="eastAsia"/>
          <w:sz w:val="24"/>
          <w:szCs w:val="24"/>
        </w:rPr>
        <w:t>（</w:t>
      </w:r>
      <w:r>
        <w:rPr>
          <w:rFonts w:hint="eastAsia"/>
          <w:sz w:val="24"/>
          <w:szCs w:val="24"/>
        </w:rPr>
        <w:t xml:space="preserve">    </w:t>
      </w:r>
      <w:r>
        <w:rPr>
          <w:rFonts w:hint="eastAsia"/>
          <w:sz w:val="24"/>
          <w:szCs w:val="24"/>
        </w:rPr>
        <w:t>）称为函数依赖集</w:t>
      </w:r>
      <w:r>
        <w:rPr>
          <w:rFonts w:hint="eastAsia"/>
          <w:sz w:val="24"/>
          <w:szCs w:val="24"/>
        </w:rPr>
        <w:t>F</w:t>
      </w:r>
      <w:r>
        <w:rPr>
          <w:rFonts w:hint="eastAsia"/>
          <w:sz w:val="24"/>
          <w:szCs w:val="24"/>
        </w:rPr>
        <w:t>的闭包。</w:t>
      </w:r>
    </w:p>
    <w:p w14:paraId="265FCD0D" w14:textId="77777777" w:rsidR="00A83BD8" w:rsidRDefault="00000000">
      <w:pPr>
        <w:rPr>
          <w:sz w:val="24"/>
          <w:szCs w:val="24"/>
        </w:rPr>
      </w:pPr>
      <w:r>
        <w:rPr>
          <w:rFonts w:hint="eastAsia"/>
          <w:sz w:val="24"/>
          <w:szCs w:val="24"/>
        </w:rPr>
        <w:t>A)</w:t>
      </w:r>
      <w:r>
        <w:rPr>
          <w:rFonts w:hint="eastAsia"/>
          <w:sz w:val="24"/>
          <w:szCs w:val="24"/>
        </w:rPr>
        <w:tab/>
      </w:r>
      <w:r>
        <w:rPr>
          <w:rFonts w:hint="eastAsia"/>
          <w:sz w:val="24"/>
          <w:szCs w:val="24"/>
        </w:rPr>
        <w:t>函数依赖集</w:t>
      </w:r>
      <w:r>
        <w:rPr>
          <w:rFonts w:hint="eastAsia"/>
          <w:sz w:val="24"/>
          <w:szCs w:val="24"/>
        </w:rPr>
        <w:t>F</w:t>
      </w:r>
      <w:r>
        <w:rPr>
          <w:rFonts w:hint="eastAsia"/>
          <w:sz w:val="24"/>
          <w:szCs w:val="24"/>
        </w:rPr>
        <w:t>中全部的全部函数依赖</w:t>
      </w:r>
    </w:p>
    <w:p w14:paraId="444A263E" w14:textId="77777777" w:rsidR="00A83BD8" w:rsidRDefault="00000000">
      <w:pPr>
        <w:rPr>
          <w:sz w:val="24"/>
          <w:szCs w:val="24"/>
        </w:rPr>
      </w:pPr>
      <w:r>
        <w:rPr>
          <w:rFonts w:hint="eastAsia"/>
          <w:sz w:val="24"/>
          <w:szCs w:val="24"/>
        </w:rPr>
        <w:t>B)</w:t>
      </w:r>
      <w:r>
        <w:rPr>
          <w:rFonts w:hint="eastAsia"/>
          <w:sz w:val="24"/>
          <w:szCs w:val="24"/>
        </w:rPr>
        <w:tab/>
      </w:r>
      <w:r>
        <w:rPr>
          <w:rFonts w:hint="eastAsia"/>
          <w:sz w:val="24"/>
          <w:szCs w:val="24"/>
        </w:rPr>
        <w:t>函数依赖集</w:t>
      </w:r>
      <w:r>
        <w:rPr>
          <w:rFonts w:hint="eastAsia"/>
          <w:sz w:val="24"/>
          <w:szCs w:val="24"/>
        </w:rPr>
        <w:t>F</w:t>
      </w:r>
      <w:r>
        <w:rPr>
          <w:rFonts w:hint="eastAsia"/>
          <w:sz w:val="24"/>
          <w:szCs w:val="24"/>
        </w:rPr>
        <w:t>的任意一个子集</w:t>
      </w:r>
    </w:p>
    <w:p w14:paraId="6BA9ED0A" w14:textId="77777777" w:rsidR="00A83BD8" w:rsidRDefault="00000000">
      <w:pPr>
        <w:rPr>
          <w:b/>
          <w:sz w:val="24"/>
          <w:szCs w:val="24"/>
        </w:rPr>
      </w:pPr>
      <w:r>
        <w:rPr>
          <w:rFonts w:hint="eastAsia"/>
          <w:b/>
          <w:color w:val="FF0000"/>
          <w:sz w:val="24"/>
          <w:szCs w:val="24"/>
        </w:rPr>
        <w:t>C)</w:t>
      </w:r>
      <w:r>
        <w:rPr>
          <w:rFonts w:hint="eastAsia"/>
          <w:b/>
          <w:color w:val="FF0000"/>
          <w:sz w:val="24"/>
          <w:szCs w:val="24"/>
        </w:rPr>
        <w:tab/>
      </w:r>
      <w:r>
        <w:rPr>
          <w:rFonts w:hint="eastAsia"/>
          <w:b/>
          <w:color w:val="FF0000"/>
          <w:sz w:val="24"/>
          <w:szCs w:val="24"/>
          <w:u w:val="single"/>
        </w:rPr>
        <w:t>被函数依赖集</w:t>
      </w:r>
      <w:r>
        <w:rPr>
          <w:rFonts w:hint="eastAsia"/>
          <w:b/>
          <w:color w:val="FF0000"/>
          <w:sz w:val="24"/>
          <w:szCs w:val="24"/>
          <w:u w:val="single"/>
        </w:rPr>
        <w:t>F</w:t>
      </w:r>
      <w:r>
        <w:rPr>
          <w:rFonts w:hint="eastAsia"/>
          <w:b/>
          <w:color w:val="FF0000"/>
          <w:sz w:val="24"/>
          <w:szCs w:val="24"/>
          <w:u w:val="single"/>
        </w:rPr>
        <w:t>逻辑蕴涵的函数依赖的全体构成的集合</w:t>
      </w:r>
    </w:p>
    <w:p w14:paraId="70F794A3" w14:textId="77777777" w:rsidR="00A83BD8" w:rsidRDefault="00000000">
      <w:pPr>
        <w:rPr>
          <w:sz w:val="24"/>
          <w:szCs w:val="24"/>
        </w:rPr>
      </w:pPr>
      <w:r>
        <w:rPr>
          <w:rFonts w:hint="eastAsia"/>
          <w:sz w:val="24"/>
          <w:szCs w:val="24"/>
        </w:rPr>
        <w:t>D)</w:t>
      </w:r>
      <w:r>
        <w:rPr>
          <w:rFonts w:hint="eastAsia"/>
          <w:sz w:val="24"/>
          <w:szCs w:val="24"/>
        </w:rPr>
        <w:tab/>
      </w:r>
      <w:r>
        <w:rPr>
          <w:rFonts w:hint="eastAsia"/>
          <w:sz w:val="24"/>
          <w:szCs w:val="24"/>
        </w:rPr>
        <w:t>蕴涵了函数依赖集</w:t>
      </w:r>
      <w:r>
        <w:rPr>
          <w:rFonts w:hint="eastAsia"/>
          <w:sz w:val="24"/>
          <w:szCs w:val="24"/>
        </w:rPr>
        <w:t>F</w:t>
      </w:r>
      <w:r>
        <w:rPr>
          <w:rFonts w:hint="eastAsia"/>
          <w:sz w:val="24"/>
          <w:szCs w:val="24"/>
        </w:rPr>
        <w:t>的其它函数依赖集</w:t>
      </w:r>
    </w:p>
    <w:p w14:paraId="650E22BB" w14:textId="77777777" w:rsidR="00A83BD8" w:rsidRDefault="00A83BD8">
      <w:pPr>
        <w:rPr>
          <w:sz w:val="24"/>
          <w:szCs w:val="24"/>
        </w:rPr>
      </w:pPr>
    </w:p>
    <w:p w14:paraId="6A5740F7" w14:textId="77777777" w:rsidR="00A83BD8" w:rsidRDefault="00000000">
      <w:pPr>
        <w:pStyle w:val="a"/>
        <w:ind w:left="480" w:hanging="480"/>
        <w:rPr>
          <w:sz w:val="24"/>
          <w:szCs w:val="24"/>
        </w:rPr>
      </w:pPr>
      <w:r>
        <w:rPr>
          <w:rFonts w:hint="eastAsia"/>
          <w:sz w:val="24"/>
          <w:szCs w:val="24"/>
        </w:rPr>
        <w:t>在关系模式</w:t>
      </w:r>
      <w:r>
        <w:rPr>
          <w:rFonts w:hint="eastAsia"/>
          <w:sz w:val="24"/>
          <w:szCs w:val="24"/>
        </w:rPr>
        <w:t>R</w:t>
      </w:r>
      <w:r>
        <w:rPr>
          <w:rFonts w:hint="eastAsia"/>
          <w:sz w:val="24"/>
          <w:szCs w:val="24"/>
        </w:rPr>
        <w:t>中，能函数决定</w:t>
      </w:r>
      <w:r>
        <w:rPr>
          <w:rFonts w:hint="eastAsia"/>
          <w:sz w:val="24"/>
          <w:szCs w:val="24"/>
        </w:rPr>
        <w:t>R</w:t>
      </w:r>
      <w:r>
        <w:rPr>
          <w:rFonts w:hint="eastAsia"/>
          <w:sz w:val="24"/>
          <w:szCs w:val="24"/>
        </w:rPr>
        <w:t>中所有属性的属性组，称为关系模式</w:t>
      </w:r>
      <w:r>
        <w:rPr>
          <w:rFonts w:hint="eastAsia"/>
          <w:sz w:val="24"/>
          <w:szCs w:val="24"/>
        </w:rPr>
        <w:t>R</w:t>
      </w:r>
      <w:r>
        <w:rPr>
          <w:rFonts w:hint="eastAsia"/>
          <w:sz w:val="24"/>
          <w:szCs w:val="24"/>
        </w:rPr>
        <w:t>的（</w:t>
      </w:r>
      <w:r>
        <w:rPr>
          <w:rFonts w:hint="eastAsia"/>
          <w:sz w:val="24"/>
          <w:szCs w:val="24"/>
        </w:rPr>
        <w:t xml:space="preserve">    </w:t>
      </w:r>
      <w:r>
        <w:rPr>
          <w:rFonts w:hint="eastAsia"/>
          <w:sz w:val="24"/>
          <w:szCs w:val="24"/>
        </w:rPr>
        <w:t>）。</w:t>
      </w:r>
    </w:p>
    <w:p w14:paraId="30642630" w14:textId="77777777" w:rsidR="00A83BD8" w:rsidRDefault="00000000">
      <w:pPr>
        <w:rPr>
          <w:sz w:val="24"/>
          <w:szCs w:val="24"/>
        </w:rPr>
      </w:pPr>
      <w:r>
        <w:rPr>
          <w:rFonts w:hint="eastAsia"/>
          <w:sz w:val="24"/>
          <w:szCs w:val="24"/>
        </w:rPr>
        <w:t>A)</w:t>
      </w:r>
      <w:r>
        <w:rPr>
          <w:rFonts w:hint="eastAsia"/>
          <w:sz w:val="24"/>
          <w:szCs w:val="24"/>
        </w:rPr>
        <w:tab/>
      </w:r>
      <w:r>
        <w:rPr>
          <w:rFonts w:hint="eastAsia"/>
          <w:sz w:val="24"/>
          <w:szCs w:val="24"/>
        </w:rPr>
        <w:t>主键</w:t>
      </w:r>
    </w:p>
    <w:p w14:paraId="0D19CCD8" w14:textId="77777777" w:rsidR="00A83BD8" w:rsidRDefault="00000000">
      <w:pPr>
        <w:rPr>
          <w:sz w:val="24"/>
          <w:szCs w:val="24"/>
        </w:rPr>
      </w:pPr>
      <w:r>
        <w:rPr>
          <w:rFonts w:hint="eastAsia"/>
          <w:sz w:val="24"/>
          <w:szCs w:val="24"/>
        </w:rPr>
        <w:t>B)</w:t>
      </w:r>
      <w:r>
        <w:rPr>
          <w:rFonts w:hint="eastAsia"/>
          <w:sz w:val="24"/>
          <w:szCs w:val="24"/>
        </w:rPr>
        <w:tab/>
      </w:r>
      <w:r>
        <w:rPr>
          <w:rFonts w:hint="eastAsia"/>
          <w:sz w:val="24"/>
          <w:szCs w:val="24"/>
        </w:rPr>
        <w:t>候选键</w:t>
      </w:r>
    </w:p>
    <w:p w14:paraId="31D41FEF" w14:textId="77777777" w:rsidR="00A83BD8" w:rsidRDefault="00000000">
      <w:pPr>
        <w:rPr>
          <w:sz w:val="24"/>
          <w:szCs w:val="24"/>
        </w:rPr>
      </w:pPr>
      <w:r>
        <w:rPr>
          <w:rFonts w:hint="eastAsia"/>
          <w:sz w:val="24"/>
          <w:szCs w:val="24"/>
        </w:rPr>
        <w:t>C)</w:t>
      </w:r>
      <w:r>
        <w:rPr>
          <w:rFonts w:hint="eastAsia"/>
          <w:sz w:val="24"/>
          <w:szCs w:val="24"/>
        </w:rPr>
        <w:tab/>
      </w:r>
      <w:r>
        <w:rPr>
          <w:rFonts w:hint="eastAsia"/>
          <w:sz w:val="24"/>
          <w:szCs w:val="24"/>
        </w:rPr>
        <w:t>外键</w:t>
      </w:r>
    </w:p>
    <w:p w14:paraId="31D9E6C5" w14:textId="77777777" w:rsidR="00A83BD8" w:rsidRDefault="00000000">
      <w:pPr>
        <w:rPr>
          <w:b/>
          <w:color w:val="FF0000"/>
          <w:sz w:val="24"/>
          <w:szCs w:val="24"/>
        </w:rPr>
      </w:pPr>
      <w:r>
        <w:rPr>
          <w:rFonts w:hint="eastAsia"/>
          <w:b/>
          <w:color w:val="FF0000"/>
          <w:sz w:val="24"/>
          <w:szCs w:val="24"/>
        </w:rPr>
        <w:t>D)</w:t>
      </w:r>
      <w:r>
        <w:rPr>
          <w:rFonts w:hint="eastAsia"/>
          <w:b/>
          <w:color w:val="FF0000"/>
          <w:sz w:val="24"/>
          <w:szCs w:val="24"/>
        </w:rPr>
        <w:tab/>
      </w:r>
      <w:r>
        <w:rPr>
          <w:rFonts w:hint="eastAsia"/>
          <w:b/>
          <w:color w:val="FF0000"/>
          <w:sz w:val="24"/>
          <w:szCs w:val="24"/>
          <w:u w:val="single"/>
        </w:rPr>
        <w:t>超键</w:t>
      </w:r>
    </w:p>
    <w:p w14:paraId="0F76F055" w14:textId="77777777" w:rsidR="00A83BD8" w:rsidRDefault="00A83BD8">
      <w:pPr>
        <w:rPr>
          <w:color w:val="FF0000"/>
          <w:sz w:val="24"/>
          <w:szCs w:val="24"/>
        </w:rPr>
      </w:pPr>
    </w:p>
    <w:p w14:paraId="60EE9B68" w14:textId="77777777" w:rsidR="00A83BD8" w:rsidRDefault="00000000">
      <w:pPr>
        <w:pStyle w:val="a"/>
        <w:ind w:left="480" w:hanging="480"/>
        <w:rPr>
          <w:sz w:val="24"/>
          <w:szCs w:val="24"/>
        </w:rPr>
      </w:pPr>
      <w:r>
        <w:rPr>
          <w:rFonts w:hint="eastAsia"/>
          <w:sz w:val="24"/>
          <w:szCs w:val="24"/>
        </w:rPr>
        <w:t>从</w:t>
      </w:r>
      <w:r>
        <w:rPr>
          <w:rFonts w:hint="eastAsia"/>
          <w:sz w:val="24"/>
          <w:szCs w:val="24"/>
        </w:rPr>
        <w:t>E-R</w:t>
      </w:r>
      <w:r>
        <w:rPr>
          <w:rFonts w:hint="eastAsia"/>
          <w:sz w:val="24"/>
          <w:szCs w:val="24"/>
        </w:rPr>
        <w:t>模型向关系模型转换时，一个</w:t>
      </w:r>
      <w:r>
        <w:rPr>
          <w:rFonts w:hint="eastAsia"/>
          <w:sz w:val="24"/>
          <w:szCs w:val="24"/>
        </w:rPr>
        <w:t>M:N</w:t>
      </w:r>
      <w:r>
        <w:rPr>
          <w:rFonts w:hint="eastAsia"/>
          <w:sz w:val="24"/>
          <w:szCs w:val="24"/>
        </w:rPr>
        <w:t>联系转换为关系模式时，</w:t>
      </w:r>
      <w:proofErr w:type="gramStart"/>
      <w:r>
        <w:rPr>
          <w:rFonts w:hint="eastAsia"/>
          <w:sz w:val="24"/>
          <w:szCs w:val="24"/>
        </w:rPr>
        <w:t>该关系</w:t>
      </w:r>
      <w:proofErr w:type="gramEnd"/>
      <w:r>
        <w:rPr>
          <w:rFonts w:hint="eastAsia"/>
          <w:sz w:val="24"/>
          <w:szCs w:val="24"/>
        </w:rPr>
        <w:t>模式的关键字是（</w:t>
      </w:r>
      <w:r>
        <w:rPr>
          <w:rFonts w:hint="eastAsia"/>
          <w:sz w:val="24"/>
          <w:szCs w:val="24"/>
        </w:rPr>
        <w:t xml:space="preserve">    </w:t>
      </w:r>
      <w:r>
        <w:rPr>
          <w:rFonts w:hint="eastAsia"/>
          <w:sz w:val="24"/>
          <w:szCs w:val="24"/>
        </w:rPr>
        <w:t>）。</w:t>
      </w:r>
    </w:p>
    <w:p w14:paraId="3CCCDD44" w14:textId="77777777" w:rsidR="00A83BD8" w:rsidRDefault="00000000">
      <w:pPr>
        <w:rPr>
          <w:sz w:val="24"/>
          <w:szCs w:val="24"/>
        </w:rPr>
      </w:pPr>
      <w:r>
        <w:rPr>
          <w:rFonts w:hint="eastAsia"/>
          <w:sz w:val="24"/>
          <w:szCs w:val="24"/>
        </w:rPr>
        <w:t>A)</w:t>
      </w:r>
      <w:r>
        <w:rPr>
          <w:rFonts w:hint="eastAsia"/>
          <w:sz w:val="24"/>
          <w:szCs w:val="24"/>
        </w:rPr>
        <w:tab/>
        <w:t>M</w:t>
      </w:r>
      <w:r>
        <w:rPr>
          <w:rFonts w:hint="eastAsia"/>
          <w:sz w:val="24"/>
          <w:szCs w:val="24"/>
        </w:rPr>
        <w:t>端实体的关键字</w:t>
      </w:r>
    </w:p>
    <w:p w14:paraId="1A51568B" w14:textId="77777777" w:rsidR="00A83BD8" w:rsidRDefault="00000000">
      <w:pPr>
        <w:rPr>
          <w:sz w:val="24"/>
          <w:szCs w:val="24"/>
        </w:rPr>
      </w:pPr>
      <w:r>
        <w:rPr>
          <w:rFonts w:hint="eastAsia"/>
          <w:sz w:val="24"/>
          <w:szCs w:val="24"/>
        </w:rPr>
        <w:t>B)</w:t>
      </w:r>
      <w:r>
        <w:rPr>
          <w:rFonts w:hint="eastAsia"/>
          <w:sz w:val="24"/>
          <w:szCs w:val="24"/>
        </w:rPr>
        <w:tab/>
        <w:t>N</w:t>
      </w:r>
      <w:r>
        <w:rPr>
          <w:rFonts w:hint="eastAsia"/>
          <w:sz w:val="24"/>
          <w:szCs w:val="24"/>
        </w:rPr>
        <w:t>端实体的关键字</w:t>
      </w:r>
    </w:p>
    <w:p w14:paraId="3D71C7FF" w14:textId="77777777" w:rsidR="00A83BD8" w:rsidRDefault="00000000">
      <w:pPr>
        <w:rPr>
          <w:b/>
          <w:color w:val="FF0000"/>
          <w:sz w:val="24"/>
          <w:szCs w:val="24"/>
        </w:rPr>
      </w:pPr>
      <w:r>
        <w:rPr>
          <w:rFonts w:hint="eastAsia"/>
          <w:b/>
          <w:color w:val="FF0000"/>
          <w:sz w:val="24"/>
          <w:szCs w:val="24"/>
        </w:rPr>
        <w:t>C)</w:t>
      </w:r>
      <w:r>
        <w:rPr>
          <w:rFonts w:hint="eastAsia"/>
          <w:b/>
          <w:color w:val="FF0000"/>
          <w:sz w:val="24"/>
          <w:szCs w:val="24"/>
        </w:rPr>
        <w:tab/>
      </w:r>
      <w:r>
        <w:rPr>
          <w:rFonts w:hint="eastAsia"/>
          <w:b/>
          <w:color w:val="FF0000"/>
          <w:sz w:val="24"/>
          <w:szCs w:val="24"/>
          <w:u w:val="single"/>
        </w:rPr>
        <w:t>M</w:t>
      </w:r>
      <w:r>
        <w:rPr>
          <w:rFonts w:hint="eastAsia"/>
          <w:b/>
          <w:color w:val="FF0000"/>
          <w:sz w:val="24"/>
          <w:szCs w:val="24"/>
          <w:u w:val="single"/>
        </w:rPr>
        <w:t>端实体关键字与</w:t>
      </w:r>
      <w:r>
        <w:rPr>
          <w:rFonts w:hint="eastAsia"/>
          <w:b/>
          <w:color w:val="FF0000"/>
          <w:sz w:val="24"/>
          <w:szCs w:val="24"/>
          <w:u w:val="single"/>
        </w:rPr>
        <w:t>N</w:t>
      </w:r>
      <w:r>
        <w:rPr>
          <w:rFonts w:hint="eastAsia"/>
          <w:b/>
          <w:color w:val="FF0000"/>
          <w:sz w:val="24"/>
          <w:szCs w:val="24"/>
          <w:u w:val="single"/>
        </w:rPr>
        <w:t>端实体关键字组合</w:t>
      </w:r>
    </w:p>
    <w:p w14:paraId="51124FA3" w14:textId="77777777" w:rsidR="00A83BD8" w:rsidRDefault="00000000">
      <w:pPr>
        <w:rPr>
          <w:sz w:val="24"/>
          <w:szCs w:val="24"/>
        </w:rPr>
      </w:pPr>
      <w:r>
        <w:rPr>
          <w:rFonts w:hint="eastAsia"/>
          <w:sz w:val="24"/>
          <w:szCs w:val="24"/>
        </w:rPr>
        <w:t>D)</w:t>
      </w:r>
      <w:r>
        <w:rPr>
          <w:rFonts w:hint="eastAsia"/>
          <w:sz w:val="24"/>
          <w:szCs w:val="24"/>
        </w:rPr>
        <w:tab/>
      </w:r>
      <w:r>
        <w:rPr>
          <w:rFonts w:hint="eastAsia"/>
          <w:sz w:val="24"/>
          <w:szCs w:val="24"/>
        </w:rPr>
        <w:t>重新选取其他属性</w:t>
      </w:r>
    </w:p>
    <w:p w14:paraId="4685FD6D" w14:textId="77777777" w:rsidR="00A83BD8" w:rsidRDefault="00A83BD8">
      <w:pPr>
        <w:rPr>
          <w:sz w:val="24"/>
          <w:szCs w:val="24"/>
        </w:rPr>
      </w:pPr>
    </w:p>
    <w:p w14:paraId="1D5816F1" w14:textId="77777777" w:rsidR="00A83BD8" w:rsidRDefault="00000000">
      <w:pPr>
        <w:pStyle w:val="a"/>
        <w:ind w:left="480" w:hanging="480"/>
        <w:rPr>
          <w:sz w:val="24"/>
          <w:szCs w:val="24"/>
        </w:rPr>
      </w:pPr>
      <w:r>
        <w:rPr>
          <w:rFonts w:hint="eastAsia"/>
          <w:sz w:val="24"/>
          <w:szCs w:val="24"/>
        </w:rPr>
        <w:t>在最小函数依赖集</w:t>
      </w:r>
      <w:r>
        <w:rPr>
          <w:rFonts w:hint="eastAsia"/>
          <w:sz w:val="24"/>
          <w:szCs w:val="24"/>
        </w:rPr>
        <w:t xml:space="preserve">F </w:t>
      </w:r>
      <w:r>
        <w:rPr>
          <w:rFonts w:hint="eastAsia"/>
          <w:sz w:val="24"/>
          <w:szCs w:val="24"/>
        </w:rPr>
        <w:t>中，下面叙述不正确的是（</w:t>
      </w:r>
      <w:r>
        <w:rPr>
          <w:rFonts w:hint="eastAsia"/>
          <w:sz w:val="24"/>
          <w:szCs w:val="24"/>
        </w:rPr>
        <w:t xml:space="preserve">    </w:t>
      </w:r>
      <w:r>
        <w:rPr>
          <w:rFonts w:hint="eastAsia"/>
          <w:sz w:val="24"/>
          <w:szCs w:val="24"/>
        </w:rPr>
        <w:t>）。</w:t>
      </w:r>
    </w:p>
    <w:p w14:paraId="5774D4F2" w14:textId="77777777" w:rsidR="00A83BD8" w:rsidRDefault="00000000">
      <w:pPr>
        <w:rPr>
          <w:sz w:val="24"/>
          <w:szCs w:val="24"/>
        </w:rPr>
      </w:pPr>
      <w:r>
        <w:rPr>
          <w:rFonts w:hint="eastAsia"/>
          <w:sz w:val="24"/>
          <w:szCs w:val="24"/>
        </w:rPr>
        <w:t>A)</w:t>
      </w:r>
      <w:r>
        <w:rPr>
          <w:rFonts w:hint="eastAsia"/>
          <w:sz w:val="24"/>
          <w:szCs w:val="24"/>
        </w:rPr>
        <w:tab/>
        <w:t xml:space="preserve">F </w:t>
      </w:r>
      <w:r>
        <w:rPr>
          <w:rFonts w:hint="eastAsia"/>
          <w:sz w:val="24"/>
          <w:szCs w:val="24"/>
        </w:rPr>
        <w:t>中的每个函数依赖的右部都是单属性</w:t>
      </w:r>
    </w:p>
    <w:p w14:paraId="381A2700" w14:textId="77777777" w:rsidR="00A83BD8" w:rsidRDefault="00000000">
      <w:pPr>
        <w:rPr>
          <w:b/>
          <w:color w:val="FF0000"/>
          <w:sz w:val="24"/>
          <w:szCs w:val="24"/>
        </w:rPr>
      </w:pPr>
      <w:r>
        <w:rPr>
          <w:rFonts w:hint="eastAsia"/>
          <w:b/>
          <w:color w:val="FF0000"/>
          <w:sz w:val="24"/>
          <w:szCs w:val="24"/>
        </w:rPr>
        <w:t>B)</w:t>
      </w:r>
      <w:r>
        <w:rPr>
          <w:rFonts w:hint="eastAsia"/>
          <w:b/>
          <w:color w:val="FF0000"/>
          <w:sz w:val="24"/>
          <w:szCs w:val="24"/>
        </w:rPr>
        <w:tab/>
      </w:r>
      <w:r>
        <w:rPr>
          <w:rFonts w:hint="eastAsia"/>
          <w:b/>
          <w:color w:val="FF0000"/>
          <w:sz w:val="24"/>
          <w:szCs w:val="24"/>
          <w:u w:val="single"/>
        </w:rPr>
        <w:t xml:space="preserve">F </w:t>
      </w:r>
      <w:r>
        <w:rPr>
          <w:rFonts w:hint="eastAsia"/>
          <w:b/>
          <w:color w:val="FF0000"/>
          <w:sz w:val="24"/>
          <w:szCs w:val="24"/>
          <w:u w:val="single"/>
        </w:rPr>
        <w:t>中的每个函数依赖的左部都是单属性</w:t>
      </w:r>
    </w:p>
    <w:p w14:paraId="5E56F1BB" w14:textId="77777777" w:rsidR="00A83BD8" w:rsidRDefault="00000000">
      <w:pPr>
        <w:rPr>
          <w:sz w:val="24"/>
          <w:szCs w:val="24"/>
        </w:rPr>
      </w:pPr>
      <w:r>
        <w:rPr>
          <w:rFonts w:hint="eastAsia"/>
          <w:sz w:val="24"/>
          <w:szCs w:val="24"/>
        </w:rPr>
        <w:t>C)</w:t>
      </w:r>
      <w:r>
        <w:rPr>
          <w:rFonts w:hint="eastAsia"/>
          <w:sz w:val="24"/>
          <w:szCs w:val="24"/>
        </w:rPr>
        <w:tab/>
        <w:t xml:space="preserve">F </w:t>
      </w:r>
      <w:r>
        <w:rPr>
          <w:rFonts w:hint="eastAsia"/>
          <w:sz w:val="24"/>
          <w:szCs w:val="24"/>
        </w:rPr>
        <w:t>中没有冗余的函数依赖</w:t>
      </w:r>
    </w:p>
    <w:p w14:paraId="48847EC1" w14:textId="77777777" w:rsidR="00A83BD8" w:rsidRDefault="00000000">
      <w:pPr>
        <w:rPr>
          <w:sz w:val="24"/>
          <w:szCs w:val="24"/>
        </w:rPr>
      </w:pPr>
      <w:r>
        <w:rPr>
          <w:rFonts w:hint="eastAsia"/>
          <w:sz w:val="24"/>
          <w:szCs w:val="24"/>
        </w:rPr>
        <w:t>D)</w:t>
      </w:r>
      <w:r>
        <w:rPr>
          <w:rFonts w:hint="eastAsia"/>
          <w:sz w:val="24"/>
          <w:szCs w:val="24"/>
        </w:rPr>
        <w:tab/>
        <w:t xml:space="preserve">F </w:t>
      </w:r>
      <w:r>
        <w:rPr>
          <w:rFonts w:hint="eastAsia"/>
          <w:sz w:val="24"/>
          <w:szCs w:val="24"/>
        </w:rPr>
        <w:t>中的每个函数依赖的左部没有冗余的属性</w:t>
      </w:r>
    </w:p>
    <w:p w14:paraId="1DFF9A91" w14:textId="77777777" w:rsidR="00A83BD8" w:rsidRDefault="00A83BD8">
      <w:pPr>
        <w:rPr>
          <w:sz w:val="24"/>
          <w:szCs w:val="24"/>
        </w:rPr>
      </w:pPr>
    </w:p>
    <w:p w14:paraId="71D96817" w14:textId="77777777" w:rsidR="00A83BD8" w:rsidRDefault="00000000">
      <w:pPr>
        <w:pStyle w:val="a"/>
        <w:ind w:left="480" w:hanging="480"/>
        <w:rPr>
          <w:sz w:val="24"/>
          <w:szCs w:val="24"/>
        </w:rPr>
      </w:pPr>
      <w:r>
        <w:rPr>
          <w:rFonts w:hint="eastAsia"/>
          <w:sz w:val="24"/>
          <w:szCs w:val="24"/>
        </w:rPr>
        <w:t>关系规范化中的插入异常是指（</w:t>
      </w:r>
      <w:r>
        <w:rPr>
          <w:rFonts w:hint="eastAsia"/>
          <w:sz w:val="24"/>
          <w:szCs w:val="24"/>
        </w:rPr>
        <w:t xml:space="preserve">    </w:t>
      </w:r>
      <w:r>
        <w:rPr>
          <w:rFonts w:hint="eastAsia"/>
          <w:sz w:val="24"/>
          <w:szCs w:val="24"/>
        </w:rPr>
        <w:t>）。</w:t>
      </w:r>
    </w:p>
    <w:p w14:paraId="3C7B3C22" w14:textId="77777777" w:rsidR="00A83BD8" w:rsidRDefault="00000000">
      <w:pPr>
        <w:rPr>
          <w:sz w:val="24"/>
          <w:szCs w:val="24"/>
        </w:rPr>
      </w:pPr>
      <w:r>
        <w:rPr>
          <w:rFonts w:hint="eastAsia"/>
          <w:sz w:val="24"/>
          <w:szCs w:val="24"/>
        </w:rPr>
        <w:t>A)</w:t>
      </w:r>
      <w:r>
        <w:rPr>
          <w:rFonts w:hint="eastAsia"/>
          <w:sz w:val="24"/>
          <w:szCs w:val="24"/>
        </w:rPr>
        <w:tab/>
      </w:r>
      <w:r>
        <w:rPr>
          <w:rFonts w:hint="eastAsia"/>
          <w:sz w:val="24"/>
          <w:szCs w:val="24"/>
        </w:rPr>
        <w:t>不该插入的数据被插入</w:t>
      </w:r>
    </w:p>
    <w:p w14:paraId="5EBEAEE7" w14:textId="77777777" w:rsidR="00A83BD8" w:rsidRDefault="00000000">
      <w:pPr>
        <w:rPr>
          <w:b/>
          <w:sz w:val="24"/>
          <w:szCs w:val="24"/>
          <w:u w:val="single"/>
        </w:rPr>
      </w:pPr>
      <w:r>
        <w:rPr>
          <w:rFonts w:hint="eastAsia"/>
          <w:b/>
          <w:color w:val="FF0000"/>
          <w:sz w:val="24"/>
          <w:szCs w:val="24"/>
        </w:rPr>
        <w:t>B)</w:t>
      </w:r>
      <w:r>
        <w:rPr>
          <w:rFonts w:hint="eastAsia"/>
          <w:b/>
          <w:color w:val="FF0000"/>
          <w:sz w:val="24"/>
          <w:szCs w:val="24"/>
        </w:rPr>
        <w:tab/>
      </w:r>
      <w:r>
        <w:rPr>
          <w:rFonts w:hint="eastAsia"/>
          <w:b/>
          <w:color w:val="FF0000"/>
          <w:sz w:val="24"/>
          <w:szCs w:val="24"/>
          <w:u w:val="single"/>
        </w:rPr>
        <w:t>应该插入的数据没插入</w:t>
      </w:r>
    </w:p>
    <w:p w14:paraId="5448C9DB" w14:textId="77777777" w:rsidR="00A83BD8" w:rsidRDefault="00000000">
      <w:pPr>
        <w:rPr>
          <w:sz w:val="24"/>
          <w:szCs w:val="24"/>
        </w:rPr>
      </w:pPr>
      <w:r>
        <w:rPr>
          <w:rFonts w:hint="eastAsia"/>
          <w:sz w:val="24"/>
          <w:szCs w:val="24"/>
        </w:rPr>
        <w:t>C)</w:t>
      </w:r>
      <w:r>
        <w:rPr>
          <w:rFonts w:hint="eastAsia"/>
          <w:sz w:val="24"/>
          <w:szCs w:val="24"/>
        </w:rPr>
        <w:tab/>
      </w:r>
      <w:r>
        <w:rPr>
          <w:rFonts w:hint="eastAsia"/>
          <w:sz w:val="24"/>
          <w:szCs w:val="24"/>
        </w:rPr>
        <w:t>插入了没有用的数据</w:t>
      </w:r>
    </w:p>
    <w:p w14:paraId="0774ACA8" w14:textId="77777777" w:rsidR="00A83BD8" w:rsidRDefault="00000000">
      <w:pPr>
        <w:rPr>
          <w:sz w:val="24"/>
          <w:szCs w:val="24"/>
        </w:rPr>
      </w:pPr>
      <w:r>
        <w:rPr>
          <w:rFonts w:hint="eastAsia"/>
          <w:sz w:val="24"/>
          <w:szCs w:val="24"/>
        </w:rPr>
        <w:t>D)</w:t>
      </w:r>
      <w:r>
        <w:rPr>
          <w:rFonts w:hint="eastAsia"/>
          <w:sz w:val="24"/>
          <w:szCs w:val="24"/>
        </w:rPr>
        <w:tab/>
      </w:r>
      <w:r>
        <w:rPr>
          <w:rFonts w:hint="eastAsia"/>
          <w:sz w:val="24"/>
          <w:szCs w:val="24"/>
        </w:rPr>
        <w:t>插入了错误的数据</w:t>
      </w:r>
    </w:p>
    <w:p w14:paraId="22105132" w14:textId="77777777" w:rsidR="00A83BD8" w:rsidRDefault="00A83BD8">
      <w:pPr>
        <w:rPr>
          <w:sz w:val="24"/>
          <w:szCs w:val="24"/>
        </w:rPr>
      </w:pPr>
    </w:p>
    <w:p w14:paraId="6707AC6D" w14:textId="77777777" w:rsidR="00A83BD8" w:rsidRDefault="00000000">
      <w:pPr>
        <w:pStyle w:val="a"/>
        <w:ind w:left="480" w:hanging="480"/>
        <w:rPr>
          <w:sz w:val="24"/>
          <w:szCs w:val="24"/>
        </w:rPr>
      </w:pPr>
      <w:r>
        <w:rPr>
          <w:rFonts w:hint="eastAsia"/>
          <w:sz w:val="24"/>
          <w:szCs w:val="24"/>
        </w:rPr>
        <w:t>E-R</w:t>
      </w:r>
      <w:r>
        <w:rPr>
          <w:rFonts w:hint="eastAsia"/>
          <w:sz w:val="24"/>
          <w:szCs w:val="24"/>
        </w:rPr>
        <w:t>图的基本成分不包含（</w:t>
      </w:r>
      <w:r>
        <w:rPr>
          <w:rFonts w:hint="eastAsia"/>
          <w:sz w:val="24"/>
          <w:szCs w:val="24"/>
        </w:rPr>
        <w:t xml:space="preserve">    </w:t>
      </w:r>
      <w:r>
        <w:rPr>
          <w:rFonts w:hint="eastAsia"/>
          <w:sz w:val="24"/>
          <w:szCs w:val="24"/>
        </w:rPr>
        <w:t>）。</w:t>
      </w:r>
    </w:p>
    <w:p w14:paraId="2C6EB375" w14:textId="77777777" w:rsidR="00A83BD8" w:rsidRDefault="00000000">
      <w:pPr>
        <w:rPr>
          <w:sz w:val="24"/>
          <w:szCs w:val="24"/>
        </w:rPr>
      </w:pPr>
      <w:r>
        <w:rPr>
          <w:rFonts w:hint="eastAsia"/>
          <w:sz w:val="24"/>
          <w:szCs w:val="24"/>
        </w:rPr>
        <w:t>A)</w:t>
      </w:r>
      <w:r>
        <w:rPr>
          <w:rFonts w:hint="eastAsia"/>
          <w:sz w:val="24"/>
          <w:szCs w:val="24"/>
        </w:rPr>
        <w:tab/>
      </w:r>
      <w:r>
        <w:rPr>
          <w:rFonts w:hint="eastAsia"/>
          <w:sz w:val="24"/>
          <w:szCs w:val="24"/>
        </w:rPr>
        <w:t>实体</w:t>
      </w:r>
    </w:p>
    <w:p w14:paraId="2DE74B86" w14:textId="77777777" w:rsidR="00A83BD8" w:rsidRDefault="00000000">
      <w:pPr>
        <w:rPr>
          <w:sz w:val="24"/>
          <w:szCs w:val="24"/>
        </w:rPr>
      </w:pPr>
      <w:r>
        <w:rPr>
          <w:rFonts w:hint="eastAsia"/>
          <w:sz w:val="24"/>
          <w:szCs w:val="24"/>
        </w:rPr>
        <w:t>B)</w:t>
      </w:r>
      <w:r>
        <w:rPr>
          <w:rFonts w:hint="eastAsia"/>
          <w:sz w:val="24"/>
          <w:szCs w:val="24"/>
        </w:rPr>
        <w:tab/>
      </w:r>
      <w:r>
        <w:rPr>
          <w:rFonts w:hint="eastAsia"/>
          <w:sz w:val="24"/>
          <w:szCs w:val="24"/>
        </w:rPr>
        <w:t>属性</w:t>
      </w:r>
    </w:p>
    <w:p w14:paraId="1D491A1D" w14:textId="77777777" w:rsidR="00A83BD8" w:rsidRDefault="00000000">
      <w:pPr>
        <w:rPr>
          <w:b/>
          <w:color w:val="FF0000"/>
          <w:sz w:val="24"/>
          <w:szCs w:val="24"/>
          <w:u w:val="single"/>
        </w:rPr>
      </w:pPr>
      <w:r>
        <w:rPr>
          <w:rFonts w:hint="eastAsia"/>
          <w:b/>
          <w:color w:val="FF0000"/>
          <w:sz w:val="24"/>
          <w:szCs w:val="24"/>
        </w:rPr>
        <w:t>C)</w:t>
      </w:r>
      <w:r>
        <w:rPr>
          <w:rFonts w:hint="eastAsia"/>
          <w:b/>
          <w:color w:val="FF0000"/>
          <w:sz w:val="24"/>
          <w:szCs w:val="24"/>
        </w:rPr>
        <w:tab/>
      </w:r>
      <w:r>
        <w:rPr>
          <w:rFonts w:hint="eastAsia"/>
          <w:b/>
          <w:color w:val="FF0000"/>
          <w:sz w:val="24"/>
          <w:szCs w:val="24"/>
          <w:u w:val="single"/>
        </w:rPr>
        <w:t>元组</w:t>
      </w:r>
    </w:p>
    <w:p w14:paraId="187B9A7D" w14:textId="77777777" w:rsidR="00A83BD8" w:rsidRDefault="00000000">
      <w:pPr>
        <w:rPr>
          <w:sz w:val="24"/>
          <w:szCs w:val="24"/>
        </w:rPr>
      </w:pPr>
      <w:r>
        <w:rPr>
          <w:rFonts w:hint="eastAsia"/>
          <w:sz w:val="24"/>
          <w:szCs w:val="24"/>
        </w:rPr>
        <w:t>D)</w:t>
      </w:r>
      <w:r>
        <w:rPr>
          <w:rFonts w:hint="eastAsia"/>
          <w:sz w:val="24"/>
          <w:szCs w:val="24"/>
        </w:rPr>
        <w:tab/>
      </w:r>
      <w:r>
        <w:rPr>
          <w:rFonts w:hint="eastAsia"/>
          <w:sz w:val="24"/>
          <w:szCs w:val="24"/>
        </w:rPr>
        <w:t>联系</w:t>
      </w:r>
    </w:p>
    <w:p w14:paraId="58E2599E" w14:textId="77777777" w:rsidR="00A83BD8" w:rsidRDefault="00A83BD8">
      <w:pPr>
        <w:rPr>
          <w:sz w:val="24"/>
          <w:szCs w:val="24"/>
        </w:rPr>
      </w:pPr>
    </w:p>
    <w:p w14:paraId="7E94E2AE" w14:textId="77777777" w:rsidR="00A83BD8" w:rsidRDefault="00000000">
      <w:pPr>
        <w:pStyle w:val="a"/>
        <w:ind w:left="480" w:hanging="480"/>
        <w:rPr>
          <w:sz w:val="24"/>
          <w:szCs w:val="24"/>
        </w:rPr>
      </w:pPr>
      <w:r>
        <w:rPr>
          <w:rFonts w:hint="eastAsia"/>
          <w:sz w:val="24"/>
          <w:szCs w:val="24"/>
        </w:rPr>
        <w:t>超市管理中，商品与顾客这两个实体</w:t>
      </w:r>
      <w:proofErr w:type="gramStart"/>
      <w:r>
        <w:rPr>
          <w:rFonts w:hint="eastAsia"/>
          <w:sz w:val="24"/>
          <w:szCs w:val="24"/>
        </w:rPr>
        <w:t>集之间</w:t>
      </w:r>
      <w:proofErr w:type="gramEnd"/>
      <w:r>
        <w:rPr>
          <w:rFonts w:hint="eastAsia"/>
          <w:sz w:val="24"/>
          <w:szCs w:val="24"/>
        </w:rPr>
        <w:t>的联系一般是（</w:t>
      </w:r>
      <w:r>
        <w:rPr>
          <w:rFonts w:hint="eastAsia"/>
          <w:sz w:val="24"/>
          <w:szCs w:val="24"/>
        </w:rPr>
        <w:t xml:space="preserve">    </w:t>
      </w:r>
      <w:r>
        <w:rPr>
          <w:rFonts w:hint="eastAsia"/>
          <w:sz w:val="24"/>
          <w:szCs w:val="24"/>
        </w:rPr>
        <w:t>）的关系。</w:t>
      </w:r>
    </w:p>
    <w:p w14:paraId="30C916B6" w14:textId="77777777" w:rsidR="00A83BD8" w:rsidRDefault="00000000">
      <w:pPr>
        <w:rPr>
          <w:sz w:val="24"/>
          <w:szCs w:val="24"/>
        </w:rPr>
      </w:pPr>
      <w:r>
        <w:rPr>
          <w:rFonts w:hint="eastAsia"/>
          <w:sz w:val="24"/>
          <w:szCs w:val="24"/>
        </w:rPr>
        <w:t>A)</w:t>
      </w:r>
      <w:r>
        <w:rPr>
          <w:rFonts w:hint="eastAsia"/>
          <w:sz w:val="24"/>
          <w:szCs w:val="24"/>
        </w:rPr>
        <w:tab/>
      </w:r>
      <w:r>
        <w:rPr>
          <w:rFonts w:hint="eastAsia"/>
          <w:sz w:val="24"/>
          <w:szCs w:val="24"/>
        </w:rPr>
        <w:t>一对一</w:t>
      </w:r>
    </w:p>
    <w:p w14:paraId="2D79145E" w14:textId="77777777" w:rsidR="00A83BD8" w:rsidRDefault="00000000">
      <w:pPr>
        <w:rPr>
          <w:sz w:val="24"/>
          <w:szCs w:val="24"/>
        </w:rPr>
      </w:pPr>
      <w:r>
        <w:rPr>
          <w:rFonts w:hint="eastAsia"/>
          <w:sz w:val="24"/>
          <w:szCs w:val="24"/>
        </w:rPr>
        <w:t>B)</w:t>
      </w:r>
      <w:r>
        <w:rPr>
          <w:rFonts w:hint="eastAsia"/>
          <w:sz w:val="24"/>
          <w:szCs w:val="24"/>
        </w:rPr>
        <w:tab/>
      </w:r>
      <w:r>
        <w:rPr>
          <w:rFonts w:hint="eastAsia"/>
          <w:sz w:val="24"/>
          <w:szCs w:val="24"/>
        </w:rPr>
        <w:t>一对多</w:t>
      </w:r>
    </w:p>
    <w:p w14:paraId="190F223B" w14:textId="77777777" w:rsidR="00A83BD8" w:rsidRDefault="00000000">
      <w:pPr>
        <w:rPr>
          <w:sz w:val="24"/>
          <w:szCs w:val="24"/>
        </w:rPr>
      </w:pPr>
      <w:r>
        <w:rPr>
          <w:rFonts w:hint="eastAsia"/>
          <w:sz w:val="24"/>
          <w:szCs w:val="24"/>
        </w:rPr>
        <w:t>C)</w:t>
      </w:r>
      <w:r>
        <w:rPr>
          <w:rFonts w:hint="eastAsia"/>
          <w:sz w:val="24"/>
          <w:szCs w:val="24"/>
        </w:rPr>
        <w:tab/>
      </w:r>
      <w:r>
        <w:rPr>
          <w:rFonts w:hint="eastAsia"/>
          <w:sz w:val="24"/>
          <w:szCs w:val="24"/>
        </w:rPr>
        <w:t>多对一</w:t>
      </w:r>
    </w:p>
    <w:p w14:paraId="74A1013B" w14:textId="77777777" w:rsidR="00A83BD8" w:rsidRDefault="00000000">
      <w:pPr>
        <w:rPr>
          <w:b/>
          <w:color w:val="FF0000"/>
          <w:sz w:val="24"/>
          <w:szCs w:val="24"/>
          <w:u w:val="single"/>
        </w:rPr>
      </w:pPr>
      <w:r>
        <w:rPr>
          <w:rFonts w:hint="eastAsia"/>
          <w:b/>
          <w:color w:val="FF0000"/>
          <w:sz w:val="24"/>
          <w:szCs w:val="24"/>
        </w:rPr>
        <w:lastRenderedPageBreak/>
        <w:t>D)</w:t>
      </w:r>
      <w:r>
        <w:rPr>
          <w:rFonts w:hint="eastAsia"/>
          <w:b/>
          <w:color w:val="FF0000"/>
          <w:sz w:val="24"/>
          <w:szCs w:val="24"/>
        </w:rPr>
        <w:tab/>
      </w:r>
      <w:r>
        <w:rPr>
          <w:rFonts w:hint="eastAsia"/>
          <w:b/>
          <w:color w:val="FF0000"/>
          <w:sz w:val="24"/>
          <w:szCs w:val="24"/>
          <w:u w:val="single"/>
        </w:rPr>
        <w:t>多对多</w:t>
      </w:r>
    </w:p>
    <w:p w14:paraId="5FB91F6E" w14:textId="77777777" w:rsidR="00A83BD8" w:rsidRDefault="00A83BD8">
      <w:pPr>
        <w:rPr>
          <w:color w:val="FF0000"/>
          <w:sz w:val="24"/>
          <w:szCs w:val="24"/>
        </w:rPr>
      </w:pPr>
    </w:p>
    <w:p w14:paraId="5BF7A77C" w14:textId="77777777" w:rsidR="00A83BD8" w:rsidRDefault="00000000">
      <w:pPr>
        <w:pStyle w:val="a"/>
        <w:ind w:left="480" w:hanging="480"/>
        <w:rPr>
          <w:sz w:val="24"/>
          <w:szCs w:val="24"/>
        </w:rPr>
      </w:pPr>
      <w:r>
        <w:rPr>
          <w:rFonts w:hint="eastAsia"/>
          <w:sz w:val="24"/>
          <w:szCs w:val="24"/>
        </w:rPr>
        <w:t>消除了非主属性对候选键的部分与传递函数依赖的关系模式，就是（</w:t>
      </w:r>
      <w:r>
        <w:rPr>
          <w:rFonts w:hint="eastAsia"/>
          <w:sz w:val="24"/>
          <w:szCs w:val="24"/>
        </w:rPr>
        <w:t xml:space="preserve">    </w:t>
      </w:r>
      <w:r>
        <w:rPr>
          <w:rFonts w:hint="eastAsia"/>
          <w:sz w:val="24"/>
          <w:szCs w:val="24"/>
        </w:rPr>
        <w:t>）。</w:t>
      </w:r>
    </w:p>
    <w:p w14:paraId="46E128CC" w14:textId="77777777" w:rsidR="00A83BD8" w:rsidRDefault="00000000">
      <w:pPr>
        <w:rPr>
          <w:sz w:val="24"/>
          <w:szCs w:val="24"/>
        </w:rPr>
      </w:pPr>
      <w:r>
        <w:rPr>
          <w:sz w:val="24"/>
          <w:szCs w:val="24"/>
        </w:rPr>
        <w:t>A)</w:t>
      </w:r>
      <w:r>
        <w:rPr>
          <w:sz w:val="24"/>
          <w:szCs w:val="24"/>
        </w:rPr>
        <w:tab/>
        <w:t>1NF</w:t>
      </w:r>
    </w:p>
    <w:p w14:paraId="46E6F167" w14:textId="77777777" w:rsidR="00A83BD8" w:rsidRDefault="00000000">
      <w:pPr>
        <w:rPr>
          <w:sz w:val="24"/>
          <w:szCs w:val="24"/>
        </w:rPr>
      </w:pPr>
      <w:r>
        <w:rPr>
          <w:sz w:val="24"/>
          <w:szCs w:val="24"/>
        </w:rPr>
        <w:t>B)</w:t>
      </w:r>
      <w:r>
        <w:rPr>
          <w:sz w:val="24"/>
          <w:szCs w:val="24"/>
        </w:rPr>
        <w:tab/>
        <w:t>2NF</w:t>
      </w:r>
    </w:p>
    <w:p w14:paraId="24C7C759" w14:textId="77777777" w:rsidR="00A83BD8" w:rsidRDefault="00000000">
      <w:pPr>
        <w:rPr>
          <w:b/>
          <w:color w:val="FF0000"/>
          <w:sz w:val="24"/>
          <w:szCs w:val="24"/>
        </w:rPr>
      </w:pPr>
      <w:r>
        <w:rPr>
          <w:b/>
          <w:color w:val="FF0000"/>
          <w:sz w:val="24"/>
          <w:szCs w:val="24"/>
        </w:rPr>
        <w:t>C)</w:t>
      </w:r>
      <w:r>
        <w:rPr>
          <w:b/>
          <w:color w:val="FF0000"/>
          <w:sz w:val="24"/>
          <w:szCs w:val="24"/>
        </w:rPr>
        <w:tab/>
      </w:r>
      <w:r>
        <w:rPr>
          <w:b/>
          <w:color w:val="FF0000"/>
          <w:sz w:val="24"/>
          <w:szCs w:val="24"/>
          <w:u w:val="single"/>
        </w:rPr>
        <w:t>3NF</w:t>
      </w:r>
    </w:p>
    <w:p w14:paraId="1F376D63" w14:textId="77777777" w:rsidR="00A83BD8" w:rsidRDefault="00000000">
      <w:pPr>
        <w:rPr>
          <w:sz w:val="24"/>
          <w:szCs w:val="24"/>
        </w:rPr>
      </w:pPr>
      <w:r>
        <w:rPr>
          <w:sz w:val="24"/>
          <w:szCs w:val="24"/>
        </w:rPr>
        <w:t>D)</w:t>
      </w:r>
      <w:r>
        <w:rPr>
          <w:sz w:val="24"/>
          <w:szCs w:val="24"/>
        </w:rPr>
        <w:tab/>
        <w:t>BCNF</w:t>
      </w:r>
    </w:p>
    <w:p w14:paraId="2C6C3074" w14:textId="77777777" w:rsidR="00A83BD8" w:rsidRDefault="00A83BD8">
      <w:pPr>
        <w:rPr>
          <w:sz w:val="24"/>
          <w:szCs w:val="24"/>
        </w:rPr>
      </w:pPr>
    </w:p>
    <w:p w14:paraId="4D8BA28A" w14:textId="77777777" w:rsidR="00A83BD8" w:rsidRDefault="00000000">
      <w:pPr>
        <w:pStyle w:val="a"/>
        <w:ind w:left="480" w:hanging="480"/>
        <w:rPr>
          <w:sz w:val="24"/>
          <w:szCs w:val="24"/>
        </w:rPr>
      </w:pPr>
      <w:r>
        <w:rPr>
          <w:rFonts w:hint="eastAsia"/>
          <w:sz w:val="24"/>
          <w:szCs w:val="24"/>
        </w:rPr>
        <w:t>当局部</w:t>
      </w:r>
      <w:r>
        <w:rPr>
          <w:rFonts w:hint="eastAsia"/>
          <w:sz w:val="24"/>
          <w:szCs w:val="24"/>
        </w:rPr>
        <w:t>E-R</w:t>
      </w:r>
      <w:r>
        <w:rPr>
          <w:rFonts w:hint="eastAsia"/>
          <w:sz w:val="24"/>
          <w:szCs w:val="24"/>
        </w:rPr>
        <w:t>图合并成全局</w:t>
      </w:r>
      <w:r>
        <w:rPr>
          <w:rFonts w:hint="eastAsia"/>
          <w:sz w:val="24"/>
          <w:szCs w:val="24"/>
        </w:rPr>
        <w:t>E-R</w:t>
      </w:r>
      <w:r>
        <w:rPr>
          <w:rFonts w:hint="eastAsia"/>
          <w:sz w:val="24"/>
          <w:szCs w:val="24"/>
        </w:rPr>
        <w:t>图时可能出现冲突，不属于合并冲突的是（</w:t>
      </w:r>
      <w:r>
        <w:rPr>
          <w:rFonts w:hint="eastAsia"/>
          <w:sz w:val="24"/>
          <w:szCs w:val="24"/>
        </w:rPr>
        <w:t xml:space="preserve">    </w:t>
      </w:r>
      <w:r>
        <w:rPr>
          <w:rFonts w:hint="eastAsia"/>
          <w:sz w:val="24"/>
          <w:szCs w:val="24"/>
        </w:rPr>
        <w:t>）。</w:t>
      </w:r>
    </w:p>
    <w:p w14:paraId="00E75E28" w14:textId="77777777" w:rsidR="00A83BD8" w:rsidRDefault="00000000">
      <w:pPr>
        <w:rPr>
          <w:sz w:val="24"/>
          <w:szCs w:val="24"/>
        </w:rPr>
      </w:pPr>
      <w:r>
        <w:rPr>
          <w:rFonts w:hint="eastAsia"/>
          <w:sz w:val="24"/>
          <w:szCs w:val="24"/>
        </w:rPr>
        <w:t>A)</w:t>
      </w:r>
      <w:r>
        <w:rPr>
          <w:rFonts w:hint="eastAsia"/>
          <w:sz w:val="24"/>
          <w:szCs w:val="24"/>
        </w:rPr>
        <w:tab/>
      </w:r>
      <w:r>
        <w:rPr>
          <w:rFonts w:hint="eastAsia"/>
          <w:sz w:val="24"/>
          <w:szCs w:val="24"/>
        </w:rPr>
        <w:t>属性冲突</w:t>
      </w:r>
    </w:p>
    <w:p w14:paraId="4713C5B9" w14:textId="77777777" w:rsidR="00A83BD8" w:rsidRDefault="00000000">
      <w:pPr>
        <w:rPr>
          <w:b/>
          <w:color w:val="FF0000"/>
          <w:sz w:val="24"/>
          <w:szCs w:val="24"/>
          <w:u w:val="single"/>
        </w:rPr>
      </w:pPr>
      <w:r>
        <w:rPr>
          <w:rFonts w:hint="eastAsia"/>
          <w:b/>
          <w:color w:val="FF0000"/>
          <w:sz w:val="24"/>
          <w:szCs w:val="24"/>
        </w:rPr>
        <w:t>B)</w:t>
      </w:r>
      <w:r>
        <w:rPr>
          <w:rFonts w:hint="eastAsia"/>
          <w:b/>
          <w:color w:val="FF0000"/>
          <w:sz w:val="24"/>
          <w:szCs w:val="24"/>
        </w:rPr>
        <w:tab/>
      </w:r>
      <w:r>
        <w:rPr>
          <w:rFonts w:hint="eastAsia"/>
          <w:b/>
          <w:color w:val="FF0000"/>
          <w:sz w:val="24"/>
          <w:szCs w:val="24"/>
          <w:u w:val="single"/>
        </w:rPr>
        <w:t>语法冲突</w:t>
      </w:r>
    </w:p>
    <w:p w14:paraId="5C9535F4" w14:textId="77777777" w:rsidR="00A83BD8" w:rsidRDefault="00000000">
      <w:pPr>
        <w:rPr>
          <w:sz w:val="24"/>
          <w:szCs w:val="24"/>
        </w:rPr>
      </w:pPr>
      <w:r>
        <w:rPr>
          <w:rFonts w:hint="eastAsia"/>
          <w:sz w:val="24"/>
          <w:szCs w:val="24"/>
        </w:rPr>
        <w:t>C)</w:t>
      </w:r>
      <w:r>
        <w:rPr>
          <w:rFonts w:hint="eastAsia"/>
          <w:sz w:val="24"/>
          <w:szCs w:val="24"/>
        </w:rPr>
        <w:tab/>
      </w:r>
      <w:r>
        <w:rPr>
          <w:rFonts w:hint="eastAsia"/>
          <w:sz w:val="24"/>
          <w:szCs w:val="24"/>
        </w:rPr>
        <w:t>命名冲突</w:t>
      </w:r>
    </w:p>
    <w:p w14:paraId="6343BE96" w14:textId="77777777" w:rsidR="00A83BD8" w:rsidRDefault="00000000">
      <w:pPr>
        <w:rPr>
          <w:sz w:val="24"/>
          <w:szCs w:val="24"/>
        </w:rPr>
      </w:pPr>
      <w:r>
        <w:rPr>
          <w:rFonts w:hint="eastAsia"/>
          <w:sz w:val="24"/>
          <w:szCs w:val="24"/>
        </w:rPr>
        <w:t>D)</w:t>
      </w:r>
      <w:r>
        <w:rPr>
          <w:rFonts w:hint="eastAsia"/>
          <w:sz w:val="24"/>
          <w:szCs w:val="24"/>
        </w:rPr>
        <w:tab/>
      </w:r>
      <w:r>
        <w:rPr>
          <w:rFonts w:hint="eastAsia"/>
          <w:sz w:val="24"/>
          <w:szCs w:val="24"/>
        </w:rPr>
        <w:t>结构冲突</w:t>
      </w:r>
    </w:p>
    <w:p w14:paraId="38F35E61" w14:textId="77777777" w:rsidR="00A83BD8" w:rsidRDefault="00A83BD8">
      <w:pPr>
        <w:rPr>
          <w:sz w:val="24"/>
          <w:szCs w:val="24"/>
        </w:rPr>
      </w:pPr>
    </w:p>
    <w:p w14:paraId="6B787991" w14:textId="77777777" w:rsidR="00A83BD8" w:rsidRDefault="00000000">
      <w:pPr>
        <w:pStyle w:val="a"/>
        <w:ind w:left="480" w:hanging="480"/>
        <w:rPr>
          <w:sz w:val="24"/>
          <w:szCs w:val="24"/>
        </w:rPr>
      </w:pPr>
      <w:r>
        <w:rPr>
          <w:rFonts w:hint="eastAsia"/>
          <w:sz w:val="24"/>
          <w:szCs w:val="24"/>
        </w:rPr>
        <w:t>在关系运算中，查找满足一定条件的元组的运算称之为（</w:t>
      </w:r>
      <w:r>
        <w:rPr>
          <w:rFonts w:hint="eastAsia"/>
          <w:sz w:val="24"/>
          <w:szCs w:val="24"/>
        </w:rPr>
        <w:t xml:space="preserve">    </w:t>
      </w:r>
      <w:r>
        <w:rPr>
          <w:rFonts w:hint="eastAsia"/>
          <w:sz w:val="24"/>
          <w:szCs w:val="24"/>
        </w:rPr>
        <w:t>）。</w:t>
      </w:r>
    </w:p>
    <w:p w14:paraId="07DC90B6" w14:textId="77777777" w:rsidR="00A83BD8" w:rsidRDefault="00000000">
      <w:pPr>
        <w:rPr>
          <w:sz w:val="24"/>
          <w:szCs w:val="24"/>
        </w:rPr>
      </w:pPr>
      <w:r>
        <w:rPr>
          <w:rFonts w:hint="eastAsia"/>
          <w:sz w:val="24"/>
          <w:szCs w:val="24"/>
        </w:rPr>
        <w:t>A)</w:t>
      </w:r>
      <w:r>
        <w:rPr>
          <w:rFonts w:hint="eastAsia"/>
          <w:sz w:val="24"/>
          <w:szCs w:val="24"/>
        </w:rPr>
        <w:tab/>
      </w:r>
      <w:r>
        <w:rPr>
          <w:rFonts w:hint="eastAsia"/>
          <w:sz w:val="24"/>
          <w:szCs w:val="24"/>
        </w:rPr>
        <w:t>联接</w:t>
      </w:r>
    </w:p>
    <w:p w14:paraId="33A85249" w14:textId="77777777" w:rsidR="00A83BD8" w:rsidRDefault="00000000">
      <w:pPr>
        <w:rPr>
          <w:sz w:val="24"/>
          <w:szCs w:val="24"/>
        </w:rPr>
      </w:pPr>
      <w:r>
        <w:rPr>
          <w:rFonts w:hint="eastAsia"/>
          <w:sz w:val="24"/>
          <w:szCs w:val="24"/>
        </w:rPr>
        <w:t>B)</w:t>
      </w:r>
      <w:r>
        <w:rPr>
          <w:rFonts w:hint="eastAsia"/>
          <w:sz w:val="24"/>
          <w:szCs w:val="24"/>
        </w:rPr>
        <w:tab/>
      </w:r>
      <w:r>
        <w:rPr>
          <w:rFonts w:hint="eastAsia"/>
          <w:sz w:val="24"/>
          <w:szCs w:val="24"/>
        </w:rPr>
        <w:t>投影</w:t>
      </w:r>
    </w:p>
    <w:p w14:paraId="5B698EE3" w14:textId="77777777" w:rsidR="00A83BD8" w:rsidRDefault="00000000">
      <w:pPr>
        <w:rPr>
          <w:b/>
          <w:color w:val="FF0000"/>
          <w:sz w:val="24"/>
          <w:szCs w:val="24"/>
        </w:rPr>
      </w:pPr>
      <w:r>
        <w:rPr>
          <w:rFonts w:hint="eastAsia"/>
          <w:b/>
          <w:color w:val="FF0000"/>
          <w:sz w:val="24"/>
          <w:szCs w:val="24"/>
        </w:rPr>
        <w:t>C)</w:t>
      </w:r>
      <w:r>
        <w:rPr>
          <w:rFonts w:hint="eastAsia"/>
          <w:b/>
          <w:color w:val="FF0000"/>
          <w:sz w:val="24"/>
          <w:szCs w:val="24"/>
        </w:rPr>
        <w:tab/>
      </w:r>
      <w:r>
        <w:rPr>
          <w:rFonts w:hint="eastAsia"/>
          <w:b/>
          <w:color w:val="FF0000"/>
          <w:sz w:val="24"/>
          <w:szCs w:val="24"/>
          <w:u w:val="single"/>
        </w:rPr>
        <w:t>选择</w:t>
      </w:r>
    </w:p>
    <w:p w14:paraId="7B9B8888" w14:textId="77777777" w:rsidR="00A83BD8" w:rsidRDefault="00000000">
      <w:pPr>
        <w:rPr>
          <w:sz w:val="24"/>
          <w:szCs w:val="24"/>
        </w:rPr>
      </w:pPr>
      <w:r>
        <w:rPr>
          <w:rFonts w:hint="eastAsia"/>
          <w:sz w:val="24"/>
          <w:szCs w:val="24"/>
        </w:rPr>
        <w:t>D)</w:t>
      </w:r>
      <w:r>
        <w:rPr>
          <w:rFonts w:hint="eastAsia"/>
          <w:sz w:val="24"/>
          <w:szCs w:val="24"/>
        </w:rPr>
        <w:tab/>
      </w:r>
      <w:r>
        <w:rPr>
          <w:rFonts w:hint="eastAsia"/>
          <w:sz w:val="24"/>
          <w:szCs w:val="24"/>
        </w:rPr>
        <w:t>排序</w:t>
      </w:r>
    </w:p>
    <w:p w14:paraId="18D1C318" w14:textId="77777777" w:rsidR="00A83BD8" w:rsidRDefault="00A83BD8">
      <w:pPr>
        <w:rPr>
          <w:sz w:val="24"/>
          <w:szCs w:val="24"/>
        </w:rPr>
      </w:pPr>
    </w:p>
    <w:p w14:paraId="42362298" w14:textId="77777777" w:rsidR="00A83BD8" w:rsidRDefault="00000000">
      <w:pPr>
        <w:pStyle w:val="a"/>
        <w:ind w:left="480" w:hanging="480"/>
        <w:rPr>
          <w:sz w:val="24"/>
          <w:szCs w:val="24"/>
        </w:rPr>
      </w:pPr>
      <w:r>
        <w:rPr>
          <w:rFonts w:hint="eastAsia"/>
          <w:sz w:val="24"/>
          <w:szCs w:val="24"/>
        </w:rPr>
        <w:t>SQL</w:t>
      </w:r>
      <w:r>
        <w:rPr>
          <w:rFonts w:hint="eastAsia"/>
          <w:sz w:val="24"/>
          <w:szCs w:val="24"/>
        </w:rPr>
        <w:t>语言集数据查询、数据操作、数据定义和数据控制功能于一体，语句</w:t>
      </w:r>
      <w:r>
        <w:rPr>
          <w:rFonts w:hint="eastAsia"/>
          <w:sz w:val="24"/>
          <w:szCs w:val="24"/>
        </w:rPr>
        <w:t>ALTER TABLE</w:t>
      </w:r>
      <w:r>
        <w:rPr>
          <w:rFonts w:hint="eastAsia"/>
          <w:sz w:val="24"/>
          <w:szCs w:val="24"/>
        </w:rPr>
        <w:t>实现的是下列哪类功能（</w:t>
      </w:r>
      <w:r>
        <w:rPr>
          <w:rFonts w:hint="eastAsia"/>
          <w:sz w:val="24"/>
          <w:szCs w:val="24"/>
        </w:rPr>
        <w:t xml:space="preserve">    </w:t>
      </w:r>
      <w:r>
        <w:rPr>
          <w:rFonts w:hint="eastAsia"/>
          <w:sz w:val="24"/>
          <w:szCs w:val="24"/>
        </w:rPr>
        <w:t>）。</w:t>
      </w:r>
    </w:p>
    <w:p w14:paraId="31DA07DF" w14:textId="77777777" w:rsidR="00A83BD8" w:rsidRDefault="00000000">
      <w:pPr>
        <w:rPr>
          <w:sz w:val="24"/>
          <w:szCs w:val="24"/>
        </w:rPr>
      </w:pPr>
      <w:r>
        <w:rPr>
          <w:rFonts w:hint="eastAsia"/>
          <w:sz w:val="24"/>
          <w:szCs w:val="24"/>
        </w:rPr>
        <w:t>A)</w:t>
      </w:r>
      <w:r>
        <w:rPr>
          <w:rFonts w:hint="eastAsia"/>
          <w:sz w:val="24"/>
          <w:szCs w:val="24"/>
        </w:rPr>
        <w:tab/>
      </w:r>
      <w:r>
        <w:rPr>
          <w:rFonts w:hint="eastAsia"/>
          <w:sz w:val="24"/>
          <w:szCs w:val="24"/>
        </w:rPr>
        <w:t>数据查询</w:t>
      </w:r>
    </w:p>
    <w:p w14:paraId="146CCA02" w14:textId="77777777" w:rsidR="00A83BD8" w:rsidRDefault="00000000">
      <w:pPr>
        <w:rPr>
          <w:sz w:val="24"/>
          <w:szCs w:val="24"/>
        </w:rPr>
      </w:pPr>
      <w:r>
        <w:rPr>
          <w:rFonts w:hint="eastAsia"/>
          <w:sz w:val="24"/>
          <w:szCs w:val="24"/>
        </w:rPr>
        <w:t>B)</w:t>
      </w:r>
      <w:r>
        <w:rPr>
          <w:rFonts w:hint="eastAsia"/>
          <w:sz w:val="24"/>
          <w:szCs w:val="24"/>
        </w:rPr>
        <w:tab/>
      </w:r>
      <w:r>
        <w:rPr>
          <w:rFonts w:hint="eastAsia"/>
          <w:sz w:val="24"/>
          <w:szCs w:val="24"/>
        </w:rPr>
        <w:t>数据操纵</w:t>
      </w:r>
    </w:p>
    <w:p w14:paraId="2C8E79F5" w14:textId="77777777" w:rsidR="00A83BD8" w:rsidRDefault="00000000">
      <w:pPr>
        <w:rPr>
          <w:b/>
          <w:color w:val="FF0000"/>
          <w:sz w:val="24"/>
          <w:szCs w:val="24"/>
          <w:u w:val="single"/>
        </w:rPr>
      </w:pPr>
      <w:r>
        <w:rPr>
          <w:rFonts w:hint="eastAsia"/>
          <w:b/>
          <w:color w:val="FF0000"/>
          <w:sz w:val="24"/>
          <w:szCs w:val="24"/>
        </w:rPr>
        <w:t>C)</w:t>
      </w:r>
      <w:r>
        <w:rPr>
          <w:rFonts w:hint="eastAsia"/>
          <w:b/>
          <w:color w:val="FF0000"/>
          <w:sz w:val="24"/>
          <w:szCs w:val="24"/>
        </w:rPr>
        <w:tab/>
      </w:r>
      <w:r>
        <w:rPr>
          <w:rFonts w:hint="eastAsia"/>
          <w:b/>
          <w:color w:val="FF0000"/>
          <w:sz w:val="24"/>
          <w:szCs w:val="24"/>
          <w:u w:val="single"/>
        </w:rPr>
        <w:t>数据定义</w:t>
      </w:r>
    </w:p>
    <w:p w14:paraId="70E96D90" w14:textId="77777777" w:rsidR="00A83BD8" w:rsidRDefault="00000000">
      <w:pPr>
        <w:rPr>
          <w:sz w:val="24"/>
          <w:szCs w:val="24"/>
        </w:rPr>
      </w:pPr>
      <w:r>
        <w:rPr>
          <w:rFonts w:hint="eastAsia"/>
          <w:sz w:val="24"/>
          <w:szCs w:val="24"/>
        </w:rPr>
        <w:t>D)</w:t>
      </w:r>
      <w:r>
        <w:rPr>
          <w:rFonts w:hint="eastAsia"/>
          <w:sz w:val="24"/>
          <w:szCs w:val="24"/>
        </w:rPr>
        <w:tab/>
      </w:r>
      <w:r>
        <w:rPr>
          <w:rFonts w:hint="eastAsia"/>
          <w:sz w:val="24"/>
          <w:szCs w:val="24"/>
        </w:rPr>
        <w:t>数据控制</w:t>
      </w:r>
    </w:p>
    <w:p w14:paraId="461D2B0B" w14:textId="77777777" w:rsidR="00A83BD8" w:rsidRDefault="00A83BD8">
      <w:pPr>
        <w:rPr>
          <w:sz w:val="24"/>
          <w:szCs w:val="24"/>
        </w:rPr>
      </w:pPr>
    </w:p>
    <w:p w14:paraId="6809170A" w14:textId="77777777" w:rsidR="00A83BD8" w:rsidRDefault="00000000">
      <w:pPr>
        <w:pStyle w:val="a"/>
        <w:ind w:left="480" w:hanging="480"/>
        <w:rPr>
          <w:sz w:val="24"/>
          <w:szCs w:val="24"/>
        </w:rPr>
      </w:pPr>
      <w:r>
        <w:rPr>
          <w:rFonts w:hint="eastAsia"/>
          <w:sz w:val="24"/>
          <w:szCs w:val="24"/>
        </w:rPr>
        <w:t>在关系模型中，以下有关关系的码（键）的描述正确的是（</w:t>
      </w:r>
      <w:r>
        <w:rPr>
          <w:rFonts w:hint="eastAsia"/>
          <w:sz w:val="24"/>
          <w:szCs w:val="24"/>
        </w:rPr>
        <w:t xml:space="preserve">    </w:t>
      </w:r>
      <w:r>
        <w:rPr>
          <w:rFonts w:hint="eastAsia"/>
          <w:sz w:val="24"/>
          <w:szCs w:val="24"/>
        </w:rPr>
        <w:t>）。</w:t>
      </w:r>
    </w:p>
    <w:p w14:paraId="3FC5D6DD" w14:textId="77777777" w:rsidR="00A83BD8" w:rsidRDefault="00000000">
      <w:pPr>
        <w:rPr>
          <w:sz w:val="24"/>
          <w:szCs w:val="24"/>
        </w:rPr>
      </w:pPr>
      <w:r>
        <w:rPr>
          <w:rFonts w:hint="eastAsia"/>
          <w:sz w:val="24"/>
          <w:szCs w:val="24"/>
        </w:rPr>
        <w:t>A)</w:t>
      </w:r>
      <w:r>
        <w:rPr>
          <w:rFonts w:hint="eastAsia"/>
          <w:sz w:val="24"/>
          <w:szCs w:val="24"/>
        </w:rPr>
        <w:tab/>
      </w:r>
      <w:r>
        <w:rPr>
          <w:rFonts w:hint="eastAsia"/>
          <w:sz w:val="24"/>
          <w:szCs w:val="24"/>
        </w:rPr>
        <w:t>可以由任意多个属性组成</w:t>
      </w:r>
    </w:p>
    <w:p w14:paraId="23D0BC45" w14:textId="77777777" w:rsidR="00A83BD8" w:rsidRDefault="00000000">
      <w:pPr>
        <w:rPr>
          <w:sz w:val="24"/>
          <w:szCs w:val="24"/>
        </w:rPr>
      </w:pPr>
      <w:r>
        <w:rPr>
          <w:rFonts w:hint="eastAsia"/>
          <w:sz w:val="24"/>
          <w:szCs w:val="24"/>
        </w:rPr>
        <w:t>B)</w:t>
      </w:r>
      <w:r>
        <w:rPr>
          <w:rFonts w:hint="eastAsia"/>
          <w:sz w:val="24"/>
          <w:szCs w:val="24"/>
        </w:rPr>
        <w:tab/>
      </w:r>
      <w:proofErr w:type="gramStart"/>
      <w:r>
        <w:rPr>
          <w:rFonts w:hint="eastAsia"/>
          <w:sz w:val="24"/>
          <w:szCs w:val="24"/>
        </w:rPr>
        <w:t>至多由</w:t>
      </w:r>
      <w:proofErr w:type="gramEnd"/>
      <w:r>
        <w:rPr>
          <w:rFonts w:hint="eastAsia"/>
          <w:sz w:val="24"/>
          <w:szCs w:val="24"/>
        </w:rPr>
        <w:t>一个属性组成</w:t>
      </w:r>
    </w:p>
    <w:p w14:paraId="19D370B2" w14:textId="77777777" w:rsidR="00A83BD8" w:rsidRDefault="00000000">
      <w:pPr>
        <w:rPr>
          <w:b/>
          <w:sz w:val="24"/>
          <w:szCs w:val="24"/>
        </w:rPr>
      </w:pPr>
      <w:r>
        <w:rPr>
          <w:rFonts w:hint="eastAsia"/>
          <w:b/>
          <w:color w:val="FF0000"/>
          <w:sz w:val="24"/>
          <w:szCs w:val="24"/>
        </w:rPr>
        <w:t>C)</w:t>
      </w:r>
      <w:r>
        <w:rPr>
          <w:rFonts w:hint="eastAsia"/>
          <w:b/>
          <w:color w:val="FF0000"/>
          <w:sz w:val="24"/>
          <w:szCs w:val="24"/>
        </w:rPr>
        <w:tab/>
      </w:r>
      <w:r>
        <w:rPr>
          <w:rFonts w:hint="eastAsia"/>
          <w:b/>
          <w:color w:val="FF0000"/>
          <w:sz w:val="24"/>
          <w:szCs w:val="24"/>
          <w:u w:val="single"/>
        </w:rPr>
        <w:t>由一个或多个属性组成，其值能唯一标识关系中的一个元组</w:t>
      </w:r>
    </w:p>
    <w:p w14:paraId="5F971708" w14:textId="77777777" w:rsidR="00A83BD8" w:rsidRDefault="00000000">
      <w:pPr>
        <w:rPr>
          <w:sz w:val="24"/>
          <w:szCs w:val="24"/>
        </w:rPr>
      </w:pPr>
      <w:r>
        <w:rPr>
          <w:rFonts w:hint="eastAsia"/>
          <w:sz w:val="24"/>
          <w:szCs w:val="24"/>
        </w:rPr>
        <w:t>D)</w:t>
      </w:r>
      <w:r>
        <w:rPr>
          <w:rFonts w:hint="eastAsia"/>
          <w:sz w:val="24"/>
          <w:szCs w:val="24"/>
        </w:rPr>
        <w:tab/>
      </w:r>
      <w:r>
        <w:rPr>
          <w:rFonts w:hint="eastAsia"/>
          <w:sz w:val="24"/>
          <w:szCs w:val="24"/>
        </w:rPr>
        <w:t>以上都不对</w:t>
      </w:r>
    </w:p>
    <w:p w14:paraId="425B7ADA" w14:textId="77777777" w:rsidR="00A83BD8" w:rsidRDefault="00A83BD8">
      <w:pPr>
        <w:rPr>
          <w:sz w:val="24"/>
          <w:szCs w:val="24"/>
        </w:rPr>
      </w:pPr>
    </w:p>
    <w:p w14:paraId="4A84DB15" w14:textId="77777777" w:rsidR="00A83BD8" w:rsidRDefault="00000000">
      <w:pPr>
        <w:pStyle w:val="a"/>
        <w:ind w:left="480" w:hanging="480"/>
        <w:rPr>
          <w:sz w:val="24"/>
          <w:szCs w:val="24"/>
        </w:rPr>
      </w:pPr>
      <w:r>
        <w:rPr>
          <w:rFonts w:hint="eastAsia"/>
          <w:sz w:val="24"/>
          <w:szCs w:val="24"/>
        </w:rPr>
        <w:t>在数据库理论中，数据库总体逻辑结构的改变，</w:t>
      </w:r>
      <w:proofErr w:type="gramStart"/>
      <w:r>
        <w:rPr>
          <w:rFonts w:hint="eastAsia"/>
          <w:sz w:val="24"/>
          <w:szCs w:val="24"/>
        </w:rPr>
        <w:t>如修改</w:t>
      </w:r>
      <w:proofErr w:type="gramEnd"/>
      <w:r>
        <w:rPr>
          <w:rFonts w:hint="eastAsia"/>
          <w:sz w:val="24"/>
          <w:szCs w:val="24"/>
        </w:rPr>
        <w:t>数据模式、增加新的数据类型、改变数据间联系等，不需要修改相应的应用程序，称为（</w:t>
      </w:r>
      <w:r>
        <w:rPr>
          <w:rFonts w:hint="eastAsia"/>
          <w:sz w:val="24"/>
          <w:szCs w:val="24"/>
        </w:rPr>
        <w:t xml:space="preserve">    </w:t>
      </w:r>
      <w:r>
        <w:rPr>
          <w:rFonts w:hint="eastAsia"/>
          <w:sz w:val="24"/>
          <w:szCs w:val="24"/>
        </w:rPr>
        <w:t>）。</w:t>
      </w:r>
    </w:p>
    <w:p w14:paraId="65D57EF5" w14:textId="77777777" w:rsidR="00A83BD8" w:rsidRDefault="00000000">
      <w:pPr>
        <w:rPr>
          <w:sz w:val="24"/>
          <w:szCs w:val="24"/>
        </w:rPr>
      </w:pPr>
      <w:r>
        <w:rPr>
          <w:rFonts w:hint="eastAsia"/>
          <w:sz w:val="24"/>
          <w:szCs w:val="24"/>
        </w:rPr>
        <w:t>A)</w:t>
      </w:r>
      <w:r>
        <w:rPr>
          <w:rFonts w:hint="eastAsia"/>
          <w:sz w:val="24"/>
          <w:szCs w:val="24"/>
        </w:rPr>
        <w:tab/>
      </w:r>
      <w:r>
        <w:rPr>
          <w:rFonts w:hint="eastAsia"/>
          <w:sz w:val="24"/>
          <w:szCs w:val="24"/>
        </w:rPr>
        <w:t>物理独立性</w:t>
      </w:r>
    </w:p>
    <w:p w14:paraId="4A745E09" w14:textId="77777777" w:rsidR="00A83BD8" w:rsidRDefault="00000000">
      <w:pPr>
        <w:rPr>
          <w:b/>
          <w:color w:val="FF0000"/>
          <w:sz w:val="24"/>
          <w:szCs w:val="24"/>
        </w:rPr>
      </w:pPr>
      <w:r>
        <w:rPr>
          <w:rFonts w:hint="eastAsia"/>
          <w:b/>
          <w:color w:val="FF0000"/>
          <w:sz w:val="24"/>
          <w:szCs w:val="24"/>
        </w:rPr>
        <w:t>B)</w:t>
      </w:r>
      <w:r>
        <w:rPr>
          <w:rFonts w:hint="eastAsia"/>
          <w:b/>
          <w:color w:val="FF0000"/>
          <w:sz w:val="24"/>
          <w:szCs w:val="24"/>
        </w:rPr>
        <w:tab/>
      </w:r>
      <w:r>
        <w:rPr>
          <w:rFonts w:hint="eastAsia"/>
          <w:b/>
          <w:color w:val="FF0000"/>
          <w:sz w:val="24"/>
          <w:szCs w:val="24"/>
          <w:u w:val="single"/>
        </w:rPr>
        <w:t>逻辑独立性</w:t>
      </w:r>
    </w:p>
    <w:p w14:paraId="6D4861B9" w14:textId="77777777" w:rsidR="00A83BD8" w:rsidRDefault="00000000">
      <w:pPr>
        <w:rPr>
          <w:color w:val="000000"/>
          <w:sz w:val="24"/>
          <w:szCs w:val="24"/>
        </w:rPr>
      </w:pPr>
      <w:r>
        <w:rPr>
          <w:rFonts w:hint="eastAsia"/>
          <w:color w:val="000000"/>
          <w:sz w:val="24"/>
          <w:szCs w:val="24"/>
        </w:rPr>
        <w:t>C)</w:t>
      </w:r>
      <w:r>
        <w:rPr>
          <w:rFonts w:hint="eastAsia"/>
          <w:color w:val="000000"/>
          <w:sz w:val="24"/>
          <w:szCs w:val="24"/>
        </w:rPr>
        <w:tab/>
      </w:r>
      <w:r>
        <w:rPr>
          <w:rFonts w:hint="eastAsia"/>
          <w:color w:val="000000"/>
          <w:sz w:val="24"/>
          <w:szCs w:val="24"/>
        </w:rPr>
        <w:t>数据独立性</w:t>
      </w:r>
    </w:p>
    <w:p w14:paraId="0CD9E9FA" w14:textId="77777777" w:rsidR="00A83BD8" w:rsidRDefault="00000000">
      <w:pPr>
        <w:rPr>
          <w:sz w:val="24"/>
          <w:szCs w:val="24"/>
        </w:rPr>
      </w:pPr>
      <w:r>
        <w:rPr>
          <w:rFonts w:hint="eastAsia"/>
          <w:sz w:val="24"/>
          <w:szCs w:val="24"/>
        </w:rPr>
        <w:t>D)</w:t>
      </w:r>
      <w:r>
        <w:rPr>
          <w:rFonts w:hint="eastAsia"/>
          <w:sz w:val="24"/>
          <w:szCs w:val="24"/>
        </w:rPr>
        <w:tab/>
      </w:r>
      <w:r>
        <w:rPr>
          <w:rFonts w:hint="eastAsia"/>
          <w:sz w:val="24"/>
          <w:szCs w:val="24"/>
        </w:rPr>
        <w:t>结构独立性</w:t>
      </w:r>
    </w:p>
    <w:p w14:paraId="1EF1C15D" w14:textId="77777777" w:rsidR="00A83BD8" w:rsidRDefault="00A83BD8">
      <w:pPr>
        <w:rPr>
          <w:sz w:val="24"/>
          <w:szCs w:val="24"/>
        </w:rPr>
      </w:pPr>
    </w:p>
    <w:p w14:paraId="3B93C056" w14:textId="77777777" w:rsidR="00A83BD8" w:rsidRDefault="00000000">
      <w:pPr>
        <w:pStyle w:val="a"/>
        <w:ind w:left="480" w:hanging="480"/>
        <w:rPr>
          <w:sz w:val="24"/>
          <w:szCs w:val="24"/>
        </w:rPr>
      </w:pPr>
      <w:r>
        <w:rPr>
          <w:rFonts w:hint="eastAsia"/>
          <w:sz w:val="24"/>
          <w:szCs w:val="24"/>
        </w:rPr>
        <w:t>一个关系只有一个（</w:t>
      </w:r>
      <w:r>
        <w:rPr>
          <w:rFonts w:hint="eastAsia"/>
          <w:sz w:val="24"/>
          <w:szCs w:val="24"/>
        </w:rPr>
        <w:t xml:space="preserve">    </w:t>
      </w:r>
      <w:r>
        <w:rPr>
          <w:rFonts w:hint="eastAsia"/>
          <w:sz w:val="24"/>
          <w:szCs w:val="24"/>
        </w:rPr>
        <w:t>）。</w:t>
      </w:r>
    </w:p>
    <w:p w14:paraId="2E467BE2" w14:textId="77777777" w:rsidR="00A83BD8" w:rsidRDefault="00000000">
      <w:pPr>
        <w:rPr>
          <w:sz w:val="24"/>
          <w:szCs w:val="24"/>
        </w:rPr>
      </w:pPr>
      <w:r>
        <w:rPr>
          <w:rFonts w:hint="eastAsia"/>
          <w:sz w:val="24"/>
          <w:szCs w:val="24"/>
        </w:rPr>
        <w:t>A)</w:t>
      </w:r>
      <w:r>
        <w:rPr>
          <w:rFonts w:hint="eastAsia"/>
          <w:sz w:val="24"/>
          <w:szCs w:val="24"/>
        </w:rPr>
        <w:tab/>
      </w:r>
      <w:r>
        <w:rPr>
          <w:rFonts w:hint="eastAsia"/>
          <w:sz w:val="24"/>
          <w:szCs w:val="24"/>
        </w:rPr>
        <w:t>超码</w:t>
      </w:r>
    </w:p>
    <w:p w14:paraId="610B625E" w14:textId="77777777" w:rsidR="00A83BD8" w:rsidRDefault="00000000">
      <w:pPr>
        <w:rPr>
          <w:sz w:val="24"/>
          <w:szCs w:val="24"/>
        </w:rPr>
      </w:pPr>
      <w:r>
        <w:rPr>
          <w:rFonts w:hint="eastAsia"/>
          <w:sz w:val="24"/>
          <w:szCs w:val="24"/>
        </w:rPr>
        <w:t>B)</w:t>
      </w:r>
      <w:r>
        <w:rPr>
          <w:rFonts w:hint="eastAsia"/>
          <w:sz w:val="24"/>
          <w:szCs w:val="24"/>
        </w:rPr>
        <w:tab/>
      </w:r>
      <w:r>
        <w:rPr>
          <w:rFonts w:hint="eastAsia"/>
          <w:sz w:val="24"/>
          <w:szCs w:val="24"/>
        </w:rPr>
        <w:t>外码</w:t>
      </w:r>
    </w:p>
    <w:p w14:paraId="0CC9A51D" w14:textId="77777777" w:rsidR="00A83BD8" w:rsidRDefault="00000000">
      <w:pPr>
        <w:rPr>
          <w:sz w:val="24"/>
          <w:szCs w:val="24"/>
        </w:rPr>
      </w:pPr>
      <w:r>
        <w:rPr>
          <w:rFonts w:hint="eastAsia"/>
          <w:sz w:val="24"/>
          <w:szCs w:val="24"/>
        </w:rPr>
        <w:t>C)</w:t>
      </w:r>
      <w:r>
        <w:rPr>
          <w:rFonts w:hint="eastAsia"/>
          <w:sz w:val="24"/>
          <w:szCs w:val="24"/>
        </w:rPr>
        <w:tab/>
      </w:r>
      <w:r>
        <w:rPr>
          <w:rFonts w:hint="eastAsia"/>
          <w:sz w:val="24"/>
          <w:szCs w:val="24"/>
        </w:rPr>
        <w:t>候选码</w:t>
      </w:r>
    </w:p>
    <w:p w14:paraId="2ED011C4" w14:textId="77777777" w:rsidR="00A83BD8" w:rsidRDefault="00000000">
      <w:pPr>
        <w:rPr>
          <w:b/>
          <w:color w:val="FF0000"/>
          <w:sz w:val="24"/>
          <w:szCs w:val="24"/>
        </w:rPr>
      </w:pPr>
      <w:r>
        <w:rPr>
          <w:rFonts w:hint="eastAsia"/>
          <w:b/>
          <w:color w:val="FF0000"/>
          <w:sz w:val="24"/>
          <w:szCs w:val="24"/>
        </w:rPr>
        <w:lastRenderedPageBreak/>
        <w:t>D)</w:t>
      </w:r>
      <w:r>
        <w:rPr>
          <w:rFonts w:hint="eastAsia"/>
          <w:b/>
          <w:color w:val="FF0000"/>
          <w:sz w:val="24"/>
          <w:szCs w:val="24"/>
        </w:rPr>
        <w:tab/>
      </w:r>
      <w:r>
        <w:rPr>
          <w:rFonts w:hint="eastAsia"/>
          <w:b/>
          <w:color w:val="FF0000"/>
          <w:sz w:val="24"/>
          <w:szCs w:val="24"/>
          <w:u w:val="single"/>
        </w:rPr>
        <w:t>主码</w:t>
      </w:r>
    </w:p>
    <w:p w14:paraId="7F4669EF" w14:textId="77777777" w:rsidR="00A83BD8" w:rsidRDefault="00A83BD8">
      <w:pPr>
        <w:rPr>
          <w:color w:val="FF0000"/>
          <w:sz w:val="24"/>
          <w:szCs w:val="24"/>
        </w:rPr>
      </w:pPr>
    </w:p>
    <w:p w14:paraId="4B5AFEF1" w14:textId="77777777" w:rsidR="00A83BD8" w:rsidRDefault="00000000">
      <w:pPr>
        <w:pStyle w:val="a"/>
        <w:ind w:left="480" w:hanging="480"/>
        <w:rPr>
          <w:sz w:val="24"/>
          <w:szCs w:val="24"/>
        </w:rPr>
      </w:pPr>
      <w:r>
        <w:rPr>
          <w:rFonts w:hint="eastAsia"/>
          <w:sz w:val="24"/>
          <w:szCs w:val="24"/>
        </w:rPr>
        <w:t>在数据库的三级模式结构中，表达物理数据库的是（</w:t>
      </w:r>
      <w:r>
        <w:rPr>
          <w:rFonts w:hint="eastAsia"/>
          <w:sz w:val="24"/>
          <w:szCs w:val="24"/>
        </w:rPr>
        <w:t xml:space="preserve">    </w:t>
      </w:r>
      <w:r>
        <w:rPr>
          <w:rFonts w:hint="eastAsia"/>
          <w:sz w:val="24"/>
          <w:szCs w:val="24"/>
        </w:rPr>
        <w:t>）。</w:t>
      </w:r>
    </w:p>
    <w:p w14:paraId="7CF34CF9" w14:textId="77777777" w:rsidR="00A83BD8" w:rsidRDefault="00000000">
      <w:pPr>
        <w:rPr>
          <w:sz w:val="24"/>
          <w:szCs w:val="24"/>
        </w:rPr>
      </w:pPr>
      <w:r>
        <w:rPr>
          <w:rFonts w:hint="eastAsia"/>
          <w:sz w:val="24"/>
          <w:szCs w:val="24"/>
        </w:rPr>
        <w:t>A)</w:t>
      </w:r>
      <w:r>
        <w:rPr>
          <w:rFonts w:hint="eastAsia"/>
          <w:sz w:val="24"/>
          <w:szCs w:val="24"/>
        </w:rPr>
        <w:tab/>
      </w:r>
      <w:r>
        <w:rPr>
          <w:rFonts w:hint="eastAsia"/>
          <w:sz w:val="24"/>
          <w:szCs w:val="24"/>
        </w:rPr>
        <w:t>外模式</w:t>
      </w:r>
    </w:p>
    <w:p w14:paraId="1CDCDC1A" w14:textId="77777777" w:rsidR="00A83BD8" w:rsidRDefault="00000000">
      <w:pPr>
        <w:rPr>
          <w:b/>
          <w:color w:val="FF0000"/>
          <w:sz w:val="24"/>
          <w:szCs w:val="24"/>
          <w:u w:val="single"/>
        </w:rPr>
      </w:pPr>
      <w:r>
        <w:rPr>
          <w:rFonts w:hint="eastAsia"/>
          <w:b/>
          <w:color w:val="FF0000"/>
          <w:sz w:val="24"/>
          <w:szCs w:val="24"/>
        </w:rPr>
        <w:t>B)</w:t>
      </w:r>
      <w:r>
        <w:rPr>
          <w:rFonts w:hint="eastAsia"/>
          <w:b/>
          <w:color w:val="FF0000"/>
          <w:sz w:val="24"/>
          <w:szCs w:val="24"/>
        </w:rPr>
        <w:tab/>
      </w:r>
      <w:r>
        <w:rPr>
          <w:rFonts w:hint="eastAsia"/>
          <w:b/>
          <w:color w:val="FF0000"/>
          <w:sz w:val="24"/>
          <w:szCs w:val="24"/>
          <w:u w:val="single"/>
        </w:rPr>
        <w:t>内模式</w:t>
      </w:r>
    </w:p>
    <w:p w14:paraId="5FF49DCC" w14:textId="77777777" w:rsidR="00A83BD8" w:rsidRDefault="00000000">
      <w:pPr>
        <w:rPr>
          <w:sz w:val="24"/>
          <w:szCs w:val="24"/>
        </w:rPr>
      </w:pPr>
      <w:r>
        <w:rPr>
          <w:rFonts w:hint="eastAsia"/>
          <w:sz w:val="24"/>
          <w:szCs w:val="24"/>
        </w:rPr>
        <w:t>C)</w:t>
      </w:r>
      <w:r>
        <w:rPr>
          <w:rFonts w:hint="eastAsia"/>
          <w:sz w:val="24"/>
          <w:szCs w:val="24"/>
        </w:rPr>
        <w:tab/>
      </w:r>
      <w:r>
        <w:rPr>
          <w:rFonts w:hint="eastAsia"/>
          <w:sz w:val="24"/>
          <w:szCs w:val="24"/>
        </w:rPr>
        <w:t>模式</w:t>
      </w:r>
    </w:p>
    <w:p w14:paraId="46567878" w14:textId="77777777" w:rsidR="00A83BD8" w:rsidRDefault="00000000">
      <w:pPr>
        <w:rPr>
          <w:sz w:val="24"/>
          <w:szCs w:val="24"/>
        </w:rPr>
      </w:pPr>
      <w:r>
        <w:rPr>
          <w:rFonts w:hint="eastAsia"/>
          <w:sz w:val="24"/>
          <w:szCs w:val="24"/>
        </w:rPr>
        <w:t>D)</w:t>
      </w:r>
      <w:r>
        <w:rPr>
          <w:rFonts w:hint="eastAsia"/>
          <w:sz w:val="24"/>
          <w:szCs w:val="24"/>
        </w:rPr>
        <w:tab/>
      </w:r>
      <w:r>
        <w:rPr>
          <w:rFonts w:hint="eastAsia"/>
          <w:sz w:val="24"/>
          <w:szCs w:val="24"/>
        </w:rPr>
        <w:t>用户模式</w:t>
      </w:r>
    </w:p>
    <w:p w14:paraId="7E5879DE" w14:textId="77777777" w:rsidR="00A83BD8" w:rsidRDefault="00A83BD8">
      <w:pPr>
        <w:rPr>
          <w:sz w:val="24"/>
          <w:szCs w:val="24"/>
        </w:rPr>
      </w:pPr>
    </w:p>
    <w:p w14:paraId="23483788" w14:textId="77777777" w:rsidR="00A83BD8" w:rsidRDefault="00000000">
      <w:pPr>
        <w:pStyle w:val="a"/>
        <w:ind w:left="480" w:hanging="480"/>
        <w:rPr>
          <w:sz w:val="24"/>
          <w:szCs w:val="24"/>
        </w:rPr>
      </w:pPr>
      <w:r>
        <w:rPr>
          <w:rFonts w:hint="eastAsia"/>
          <w:sz w:val="24"/>
          <w:szCs w:val="24"/>
        </w:rPr>
        <w:t>专门的关系运算不包括下列中的（</w:t>
      </w:r>
      <w:r>
        <w:rPr>
          <w:rFonts w:hint="eastAsia"/>
          <w:sz w:val="24"/>
          <w:szCs w:val="24"/>
        </w:rPr>
        <w:t xml:space="preserve">    </w:t>
      </w:r>
      <w:r>
        <w:rPr>
          <w:rFonts w:hint="eastAsia"/>
          <w:sz w:val="24"/>
          <w:szCs w:val="24"/>
        </w:rPr>
        <w:t>）。</w:t>
      </w:r>
    </w:p>
    <w:p w14:paraId="248715E1" w14:textId="77777777" w:rsidR="00A83BD8" w:rsidRDefault="00000000">
      <w:pPr>
        <w:rPr>
          <w:sz w:val="24"/>
          <w:szCs w:val="24"/>
        </w:rPr>
      </w:pPr>
      <w:r>
        <w:rPr>
          <w:rFonts w:hint="eastAsia"/>
          <w:sz w:val="24"/>
          <w:szCs w:val="24"/>
        </w:rPr>
        <w:t>A)</w:t>
      </w:r>
      <w:r>
        <w:rPr>
          <w:rFonts w:hint="eastAsia"/>
          <w:sz w:val="24"/>
          <w:szCs w:val="24"/>
        </w:rPr>
        <w:tab/>
      </w:r>
      <w:r>
        <w:rPr>
          <w:rFonts w:hint="eastAsia"/>
          <w:sz w:val="24"/>
          <w:szCs w:val="24"/>
        </w:rPr>
        <w:t>联接运算</w:t>
      </w:r>
    </w:p>
    <w:p w14:paraId="6D5F186D" w14:textId="77777777" w:rsidR="00A83BD8" w:rsidRDefault="00000000">
      <w:pPr>
        <w:rPr>
          <w:sz w:val="24"/>
          <w:szCs w:val="24"/>
        </w:rPr>
      </w:pPr>
      <w:r>
        <w:rPr>
          <w:rFonts w:hint="eastAsia"/>
          <w:sz w:val="24"/>
          <w:szCs w:val="24"/>
        </w:rPr>
        <w:t>B)</w:t>
      </w:r>
      <w:r>
        <w:rPr>
          <w:rFonts w:hint="eastAsia"/>
          <w:sz w:val="24"/>
          <w:szCs w:val="24"/>
        </w:rPr>
        <w:tab/>
      </w:r>
      <w:r>
        <w:rPr>
          <w:rFonts w:hint="eastAsia"/>
          <w:sz w:val="24"/>
          <w:szCs w:val="24"/>
        </w:rPr>
        <w:t>选择运算</w:t>
      </w:r>
    </w:p>
    <w:p w14:paraId="7438F692" w14:textId="77777777" w:rsidR="00A83BD8" w:rsidRDefault="00000000">
      <w:pPr>
        <w:rPr>
          <w:sz w:val="24"/>
          <w:szCs w:val="24"/>
        </w:rPr>
      </w:pPr>
      <w:r>
        <w:rPr>
          <w:rFonts w:hint="eastAsia"/>
          <w:sz w:val="24"/>
          <w:szCs w:val="24"/>
        </w:rPr>
        <w:t>C)</w:t>
      </w:r>
      <w:r>
        <w:rPr>
          <w:rFonts w:hint="eastAsia"/>
          <w:sz w:val="24"/>
          <w:szCs w:val="24"/>
        </w:rPr>
        <w:tab/>
      </w:r>
      <w:r>
        <w:rPr>
          <w:rFonts w:hint="eastAsia"/>
          <w:sz w:val="24"/>
          <w:szCs w:val="24"/>
        </w:rPr>
        <w:t>投影运算</w:t>
      </w:r>
    </w:p>
    <w:p w14:paraId="48582B4F" w14:textId="77777777" w:rsidR="00A83BD8" w:rsidRDefault="00000000">
      <w:pPr>
        <w:rPr>
          <w:b/>
          <w:color w:val="FF0000"/>
          <w:sz w:val="24"/>
          <w:szCs w:val="24"/>
          <w:u w:val="single"/>
        </w:rPr>
      </w:pPr>
      <w:r>
        <w:rPr>
          <w:rFonts w:hint="eastAsia"/>
          <w:b/>
          <w:color w:val="FF0000"/>
          <w:sz w:val="24"/>
          <w:szCs w:val="24"/>
        </w:rPr>
        <w:t>D)</w:t>
      </w:r>
      <w:r>
        <w:rPr>
          <w:rFonts w:hint="eastAsia"/>
          <w:b/>
          <w:color w:val="FF0000"/>
          <w:sz w:val="24"/>
          <w:szCs w:val="24"/>
        </w:rPr>
        <w:tab/>
      </w:r>
      <w:r>
        <w:rPr>
          <w:rFonts w:hint="eastAsia"/>
          <w:b/>
          <w:color w:val="FF0000"/>
          <w:sz w:val="24"/>
          <w:szCs w:val="24"/>
          <w:u w:val="single"/>
        </w:rPr>
        <w:t>交运算</w:t>
      </w:r>
    </w:p>
    <w:p w14:paraId="798261AB" w14:textId="77777777" w:rsidR="00A83BD8" w:rsidRDefault="00A83BD8">
      <w:pPr>
        <w:rPr>
          <w:color w:val="FF0000"/>
          <w:sz w:val="24"/>
          <w:szCs w:val="24"/>
        </w:rPr>
      </w:pPr>
    </w:p>
    <w:p w14:paraId="19E9D383" w14:textId="77777777" w:rsidR="00A83BD8" w:rsidRDefault="00000000">
      <w:pPr>
        <w:pStyle w:val="a"/>
        <w:ind w:left="480" w:hanging="480"/>
        <w:rPr>
          <w:sz w:val="24"/>
          <w:szCs w:val="24"/>
        </w:rPr>
      </w:pPr>
      <w:r>
        <w:rPr>
          <w:rFonts w:hint="eastAsia"/>
          <w:sz w:val="24"/>
          <w:szCs w:val="24"/>
        </w:rPr>
        <w:t>设有一个学生档案的关系数据库，关系模式是：</w:t>
      </w:r>
      <w:r>
        <w:rPr>
          <w:rFonts w:hint="eastAsia"/>
          <w:sz w:val="24"/>
          <w:szCs w:val="24"/>
        </w:rPr>
        <w:t>Student(</w:t>
      </w:r>
      <w:proofErr w:type="spellStart"/>
      <w:r>
        <w:rPr>
          <w:rFonts w:hint="eastAsia"/>
          <w:sz w:val="24"/>
          <w:szCs w:val="24"/>
        </w:rPr>
        <w:t>SNo,SN,Sex,Age</w:t>
      </w:r>
      <w:proofErr w:type="spellEnd"/>
      <w:r>
        <w:rPr>
          <w:rFonts w:hint="eastAsia"/>
          <w:sz w:val="24"/>
          <w:szCs w:val="24"/>
        </w:rPr>
        <w:t>)</w:t>
      </w:r>
      <w:r>
        <w:rPr>
          <w:rFonts w:hint="eastAsia"/>
          <w:sz w:val="24"/>
          <w:szCs w:val="24"/>
        </w:rPr>
        <w:t>，其中</w:t>
      </w:r>
      <w:proofErr w:type="spellStart"/>
      <w:r>
        <w:rPr>
          <w:rFonts w:hint="eastAsia"/>
          <w:sz w:val="24"/>
          <w:szCs w:val="24"/>
        </w:rPr>
        <w:t>SNo,SN,Sex,Age</w:t>
      </w:r>
      <w:proofErr w:type="spellEnd"/>
      <w:r>
        <w:rPr>
          <w:rFonts w:hint="eastAsia"/>
          <w:sz w:val="24"/>
          <w:szCs w:val="24"/>
        </w:rPr>
        <w:t>分别表示学生的学号、姓名、性别、年龄。则“从学生档案数据库中检索学生年龄小于</w:t>
      </w:r>
      <w:r>
        <w:rPr>
          <w:rFonts w:hint="eastAsia"/>
          <w:sz w:val="24"/>
          <w:szCs w:val="24"/>
        </w:rPr>
        <w:t>25</w:t>
      </w:r>
      <w:r>
        <w:rPr>
          <w:rFonts w:hint="eastAsia"/>
          <w:sz w:val="24"/>
          <w:szCs w:val="24"/>
        </w:rPr>
        <w:t>岁的学生的姓名”的关系代数式是（</w:t>
      </w:r>
      <w:r>
        <w:rPr>
          <w:rFonts w:hint="eastAsia"/>
          <w:sz w:val="24"/>
          <w:szCs w:val="24"/>
        </w:rPr>
        <w:t xml:space="preserve">    </w:t>
      </w:r>
      <w:r>
        <w:rPr>
          <w:rFonts w:hint="eastAsia"/>
          <w:sz w:val="24"/>
          <w:szCs w:val="24"/>
        </w:rPr>
        <w:t>）。</w:t>
      </w:r>
    </w:p>
    <w:p w14:paraId="3A63FBC4" w14:textId="77777777" w:rsidR="00A83BD8" w:rsidRDefault="00000000">
      <w:pPr>
        <w:rPr>
          <w:sz w:val="24"/>
          <w:szCs w:val="24"/>
        </w:rPr>
      </w:pPr>
      <w:r>
        <w:rPr>
          <w:rFonts w:hint="eastAsia"/>
          <w:sz w:val="24"/>
          <w:szCs w:val="24"/>
        </w:rPr>
        <w:t>A)</w:t>
      </w:r>
      <w:r>
        <w:rPr>
          <w:rFonts w:hint="eastAsia"/>
          <w:sz w:val="24"/>
          <w:szCs w:val="24"/>
        </w:rPr>
        <w:tab/>
      </w:r>
      <w:r>
        <w:rPr>
          <w:rFonts w:ascii="宋体" w:hAnsi="宋体" w:hint="eastAsia"/>
          <w:sz w:val="24"/>
          <w:szCs w:val="24"/>
        </w:rPr>
        <w:t>σ</w:t>
      </w:r>
      <w:r>
        <w:rPr>
          <w:rFonts w:hint="eastAsia"/>
          <w:sz w:val="24"/>
          <w:szCs w:val="24"/>
          <w:vertAlign w:val="subscript"/>
        </w:rPr>
        <w:t>SN</w:t>
      </w:r>
      <w:r>
        <w:rPr>
          <w:rFonts w:hint="eastAsia"/>
          <w:sz w:val="24"/>
          <w:szCs w:val="24"/>
        </w:rPr>
        <w:t>(</w:t>
      </w:r>
      <w:r>
        <w:rPr>
          <w:rFonts w:hint="eastAsia"/>
          <w:sz w:val="24"/>
          <w:szCs w:val="24"/>
        </w:rPr>
        <w:t>∏</w:t>
      </w:r>
      <w:r>
        <w:rPr>
          <w:rFonts w:hint="eastAsia"/>
          <w:sz w:val="24"/>
          <w:szCs w:val="24"/>
          <w:vertAlign w:val="subscript"/>
        </w:rPr>
        <w:t>Age&lt;25</w:t>
      </w:r>
      <w:r>
        <w:rPr>
          <w:rFonts w:hint="eastAsia"/>
          <w:sz w:val="24"/>
          <w:szCs w:val="24"/>
        </w:rPr>
        <w:t>(Student))</w:t>
      </w:r>
    </w:p>
    <w:p w14:paraId="28BE6A5E" w14:textId="77777777" w:rsidR="00A83BD8" w:rsidRDefault="00000000">
      <w:pPr>
        <w:rPr>
          <w:b/>
          <w:color w:val="FF0000"/>
          <w:sz w:val="24"/>
          <w:szCs w:val="24"/>
        </w:rPr>
      </w:pPr>
      <w:r>
        <w:rPr>
          <w:rFonts w:hint="eastAsia"/>
          <w:b/>
          <w:color w:val="FF0000"/>
          <w:sz w:val="24"/>
          <w:szCs w:val="24"/>
        </w:rPr>
        <w:t>B)</w:t>
      </w:r>
      <w:r>
        <w:rPr>
          <w:rFonts w:hint="eastAsia"/>
          <w:b/>
          <w:color w:val="FF0000"/>
          <w:sz w:val="24"/>
          <w:szCs w:val="24"/>
        </w:rPr>
        <w:tab/>
      </w:r>
      <w:r>
        <w:rPr>
          <w:rFonts w:hint="eastAsia"/>
          <w:b/>
          <w:color w:val="FF0000"/>
          <w:sz w:val="24"/>
          <w:szCs w:val="24"/>
          <w:u w:val="single"/>
        </w:rPr>
        <w:t>∏</w:t>
      </w:r>
      <w:r>
        <w:rPr>
          <w:rFonts w:hint="eastAsia"/>
          <w:b/>
          <w:color w:val="FF0000"/>
          <w:sz w:val="24"/>
          <w:szCs w:val="24"/>
          <w:u w:val="single"/>
          <w:vertAlign w:val="subscript"/>
        </w:rPr>
        <w:t>SN</w:t>
      </w:r>
      <w:r>
        <w:rPr>
          <w:rFonts w:hint="eastAsia"/>
          <w:b/>
          <w:color w:val="FF0000"/>
          <w:sz w:val="24"/>
          <w:szCs w:val="24"/>
          <w:u w:val="single"/>
        </w:rPr>
        <w:t>(</w:t>
      </w:r>
      <w:r>
        <w:rPr>
          <w:rFonts w:hint="eastAsia"/>
          <w:b/>
          <w:color w:val="FF0000"/>
          <w:sz w:val="24"/>
          <w:szCs w:val="24"/>
          <w:u w:val="single"/>
          <w:vertAlign w:val="subscript"/>
        </w:rPr>
        <w:t>Age&lt;25</w:t>
      </w:r>
      <w:r>
        <w:rPr>
          <w:rFonts w:hint="eastAsia"/>
          <w:b/>
          <w:color w:val="FF0000"/>
          <w:sz w:val="24"/>
          <w:szCs w:val="24"/>
          <w:u w:val="single"/>
        </w:rPr>
        <w:t>(Student))</w:t>
      </w:r>
    </w:p>
    <w:p w14:paraId="2C035BA9" w14:textId="77777777" w:rsidR="00A83BD8" w:rsidRDefault="00000000">
      <w:pPr>
        <w:rPr>
          <w:color w:val="000000"/>
          <w:sz w:val="24"/>
          <w:szCs w:val="24"/>
        </w:rPr>
      </w:pPr>
      <w:r>
        <w:rPr>
          <w:rFonts w:hint="eastAsia"/>
          <w:color w:val="000000"/>
          <w:sz w:val="24"/>
          <w:szCs w:val="24"/>
        </w:rPr>
        <w:t>C)</w:t>
      </w:r>
      <w:r>
        <w:rPr>
          <w:rFonts w:hint="eastAsia"/>
          <w:color w:val="000000"/>
          <w:sz w:val="24"/>
          <w:szCs w:val="24"/>
        </w:rPr>
        <w:tab/>
      </w:r>
      <w:r>
        <w:rPr>
          <w:rFonts w:hint="eastAsia"/>
          <w:color w:val="000000"/>
          <w:sz w:val="24"/>
          <w:szCs w:val="24"/>
        </w:rPr>
        <w:t>∏</w:t>
      </w:r>
      <w:r>
        <w:rPr>
          <w:rFonts w:hint="eastAsia"/>
          <w:color w:val="000000"/>
          <w:sz w:val="24"/>
          <w:szCs w:val="24"/>
          <w:vertAlign w:val="subscript"/>
        </w:rPr>
        <w:t>SN</w:t>
      </w:r>
      <w:r>
        <w:rPr>
          <w:rFonts w:hint="eastAsia"/>
          <w:color w:val="000000"/>
          <w:sz w:val="24"/>
          <w:szCs w:val="24"/>
        </w:rPr>
        <w:t xml:space="preserve"> (</w:t>
      </w:r>
      <w:r>
        <w:rPr>
          <w:rFonts w:hint="eastAsia"/>
          <w:color w:val="000000"/>
          <w:sz w:val="24"/>
          <w:szCs w:val="24"/>
        </w:rPr>
        <w:t>∏</w:t>
      </w:r>
      <w:r>
        <w:rPr>
          <w:rFonts w:hint="eastAsia"/>
          <w:color w:val="000000"/>
          <w:sz w:val="24"/>
          <w:szCs w:val="24"/>
          <w:vertAlign w:val="subscript"/>
        </w:rPr>
        <w:t>Age</w:t>
      </w:r>
      <w:r>
        <w:rPr>
          <w:rFonts w:hint="eastAsia"/>
          <w:color w:val="000000"/>
          <w:sz w:val="24"/>
          <w:szCs w:val="24"/>
        </w:rPr>
        <w:t xml:space="preserve"> &lt;25(Student))</w:t>
      </w:r>
    </w:p>
    <w:p w14:paraId="17E02F20" w14:textId="77777777" w:rsidR="00A83BD8" w:rsidRDefault="00000000">
      <w:pPr>
        <w:rPr>
          <w:sz w:val="24"/>
          <w:szCs w:val="24"/>
        </w:rPr>
      </w:pPr>
      <w:r>
        <w:rPr>
          <w:sz w:val="24"/>
          <w:szCs w:val="24"/>
        </w:rPr>
        <w:t>D)</w:t>
      </w:r>
      <w:r>
        <w:rPr>
          <w:sz w:val="24"/>
          <w:szCs w:val="24"/>
        </w:rPr>
        <w:tab/>
      </w:r>
      <w:r>
        <w:rPr>
          <w:rFonts w:ascii="宋体" w:hAnsi="宋体" w:hint="eastAsia"/>
          <w:sz w:val="24"/>
          <w:szCs w:val="24"/>
        </w:rPr>
        <w:t>σ</w:t>
      </w:r>
      <w:r>
        <w:rPr>
          <w:sz w:val="24"/>
          <w:szCs w:val="24"/>
          <w:vertAlign w:val="subscript"/>
        </w:rPr>
        <w:t>SN</w:t>
      </w:r>
      <w:r>
        <w:rPr>
          <w:sz w:val="24"/>
          <w:szCs w:val="24"/>
        </w:rPr>
        <w:t>(</w:t>
      </w:r>
      <w:r>
        <w:rPr>
          <w:sz w:val="24"/>
          <w:szCs w:val="24"/>
          <w:vertAlign w:val="subscript"/>
        </w:rPr>
        <w:t>Age&lt;25</w:t>
      </w:r>
      <w:r>
        <w:rPr>
          <w:sz w:val="24"/>
          <w:szCs w:val="24"/>
        </w:rPr>
        <w:t>(Student))</w:t>
      </w:r>
    </w:p>
    <w:p w14:paraId="0E7C921B" w14:textId="77777777" w:rsidR="00A83BD8" w:rsidRDefault="00A83BD8">
      <w:pPr>
        <w:rPr>
          <w:sz w:val="24"/>
          <w:szCs w:val="24"/>
        </w:rPr>
      </w:pPr>
    </w:p>
    <w:p w14:paraId="5BFDC11E" w14:textId="77777777" w:rsidR="00A83BD8" w:rsidRDefault="00000000">
      <w:pPr>
        <w:pStyle w:val="a"/>
        <w:ind w:left="480" w:hanging="480"/>
        <w:rPr>
          <w:sz w:val="24"/>
          <w:szCs w:val="24"/>
        </w:rPr>
      </w:pPr>
      <w:r>
        <w:rPr>
          <w:rFonts w:hint="eastAsia"/>
          <w:sz w:val="24"/>
          <w:szCs w:val="24"/>
        </w:rPr>
        <w:t>下列有关数据库的描述，正确的是（</w:t>
      </w:r>
      <w:r>
        <w:rPr>
          <w:rFonts w:hint="eastAsia"/>
          <w:sz w:val="24"/>
          <w:szCs w:val="24"/>
        </w:rPr>
        <w:t xml:space="preserve">    </w:t>
      </w:r>
      <w:r>
        <w:rPr>
          <w:rFonts w:hint="eastAsia"/>
          <w:sz w:val="24"/>
          <w:szCs w:val="24"/>
        </w:rPr>
        <w:t>）。</w:t>
      </w:r>
    </w:p>
    <w:p w14:paraId="30E6754A" w14:textId="77777777" w:rsidR="00A83BD8" w:rsidRDefault="00000000">
      <w:pPr>
        <w:rPr>
          <w:sz w:val="24"/>
          <w:szCs w:val="24"/>
        </w:rPr>
      </w:pPr>
      <w:r>
        <w:rPr>
          <w:rFonts w:hint="eastAsia"/>
          <w:sz w:val="24"/>
          <w:szCs w:val="24"/>
        </w:rPr>
        <w:t>A)</w:t>
      </w:r>
      <w:r>
        <w:rPr>
          <w:rFonts w:hint="eastAsia"/>
          <w:sz w:val="24"/>
          <w:szCs w:val="24"/>
        </w:rPr>
        <w:tab/>
      </w:r>
      <w:r>
        <w:rPr>
          <w:rFonts w:hint="eastAsia"/>
          <w:sz w:val="24"/>
          <w:szCs w:val="24"/>
        </w:rPr>
        <w:t>数据处理是将信息转化为数据的过程</w:t>
      </w:r>
    </w:p>
    <w:p w14:paraId="142E661C" w14:textId="77777777" w:rsidR="00A83BD8" w:rsidRDefault="00000000">
      <w:pPr>
        <w:rPr>
          <w:sz w:val="24"/>
          <w:szCs w:val="24"/>
        </w:rPr>
      </w:pPr>
      <w:r>
        <w:rPr>
          <w:rFonts w:hint="eastAsia"/>
          <w:sz w:val="24"/>
          <w:szCs w:val="24"/>
        </w:rPr>
        <w:t>B)</w:t>
      </w:r>
      <w:r>
        <w:rPr>
          <w:rFonts w:hint="eastAsia"/>
          <w:sz w:val="24"/>
          <w:szCs w:val="24"/>
        </w:rPr>
        <w:tab/>
      </w:r>
      <w:r>
        <w:rPr>
          <w:rFonts w:hint="eastAsia"/>
          <w:sz w:val="24"/>
          <w:szCs w:val="24"/>
        </w:rPr>
        <w:t>数据的物理独立性是指当数据的逻辑结构改变时，数据的存储结构不变</w:t>
      </w:r>
    </w:p>
    <w:p w14:paraId="53100BEC" w14:textId="77777777" w:rsidR="00A83BD8" w:rsidRDefault="00000000">
      <w:pPr>
        <w:rPr>
          <w:sz w:val="24"/>
          <w:szCs w:val="24"/>
        </w:rPr>
      </w:pPr>
      <w:r>
        <w:rPr>
          <w:rFonts w:hint="eastAsia"/>
          <w:sz w:val="24"/>
          <w:szCs w:val="24"/>
        </w:rPr>
        <w:t>C)</w:t>
      </w:r>
      <w:r>
        <w:rPr>
          <w:rFonts w:hint="eastAsia"/>
          <w:sz w:val="24"/>
          <w:szCs w:val="24"/>
        </w:rPr>
        <w:tab/>
      </w:r>
      <w:r>
        <w:rPr>
          <w:rFonts w:hint="eastAsia"/>
          <w:sz w:val="24"/>
          <w:szCs w:val="24"/>
        </w:rPr>
        <w:t>关系中的每一列称为元组，一个元组就是一个字段</w:t>
      </w:r>
    </w:p>
    <w:p w14:paraId="29A64F14" w14:textId="77777777" w:rsidR="00A83BD8" w:rsidRDefault="00000000">
      <w:pPr>
        <w:rPr>
          <w:b/>
          <w:color w:val="FF0000"/>
          <w:sz w:val="24"/>
          <w:szCs w:val="24"/>
        </w:rPr>
      </w:pPr>
      <w:r>
        <w:rPr>
          <w:rFonts w:hint="eastAsia"/>
          <w:b/>
          <w:color w:val="FF0000"/>
          <w:sz w:val="24"/>
          <w:szCs w:val="24"/>
        </w:rPr>
        <w:t>D)</w:t>
      </w:r>
      <w:r>
        <w:rPr>
          <w:rFonts w:hint="eastAsia"/>
          <w:b/>
          <w:color w:val="FF0000"/>
          <w:sz w:val="24"/>
          <w:szCs w:val="24"/>
        </w:rPr>
        <w:tab/>
      </w:r>
      <w:r>
        <w:rPr>
          <w:rFonts w:hint="eastAsia"/>
          <w:b/>
          <w:color w:val="FF0000"/>
          <w:sz w:val="24"/>
          <w:szCs w:val="24"/>
          <w:u w:val="single"/>
        </w:rPr>
        <w:t>如果一个关系中的属性或属性</w:t>
      </w:r>
      <w:proofErr w:type="gramStart"/>
      <w:r>
        <w:rPr>
          <w:rFonts w:hint="eastAsia"/>
          <w:b/>
          <w:color w:val="FF0000"/>
          <w:sz w:val="24"/>
          <w:szCs w:val="24"/>
          <w:u w:val="single"/>
        </w:rPr>
        <w:t>组并非该关系</w:t>
      </w:r>
      <w:proofErr w:type="gramEnd"/>
      <w:r>
        <w:rPr>
          <w:rFonts w:hint="eastAsia"/>
          <w:b/>
          <w:color w:val="FF0000"/>
          <w:sz w:val="24"/>
          <w:szCs w:val="24"/>
          <w:u w:val="single"/>
        </w:rPr>
        <w:t>的关键字，但它是另一个关系的关键字，则称其为</w:t>
      </w:r>
      <w:proofErr w:type="gramStart"/>
      <w:r>
        <w:rPr>
          <w:rFonts w:hint="eastAsia"/>
          <w:b/>
          <w:color w:val="FF0000"/>
          <w:sz w:val="24"/>
          <w:szCs w:val="24"/>
          <w:u w:val="single"/>
        </w:rPr>
        <w:t>本关系</w:t>
      </w:r>
      <w:proofErr w:type="gramEnd"/>
      <w:r>
        <w:rPr>
          <w:rFonts w:hint="eastAsia"/>
          <w:b/>
          <w:color w:val="FF0000"/>
          <w:sz w:val="24"/>
          <w:szCs w:val="24"/>
          <w:u w:val="single"/>
        </w:rPr>
        <w:t>的外关键</w:t>
      </w:r>
      <w:r>
        <w:rPr>
          <w:rFonts w:hint="eastAsia"/>
          <w:b/>
          <w:color w:val="FF0000"/>
          <w:sz w:val="24"/>
          <w:szCs w:val="24"/>
        </w:rPr>
        <w:t>字</w:t>
      </w:r>
    </w:p>
    <w:p w14:paraId="6C346CC8" w14:textId="77777777" w:rsidR="00A83BD8" w:rsidRDefault="00A83BD8">
      <w:pPr>
        <w:rPr>
          <w:color w:val="FF0000"/>
          <w:sz w:val="24"/>
          <w:szCs w:val="24"/>
        </w:rPr>
      </w:pPr>
    </w:p>
    <w:p w14:paraId="323E2F8A" w14:textId="77777777" w:rsidR="00A83BD8" w:rsidRDefault="00000000">
      <w:pPr>
        <w:pStyle w:val="a"/>
        <w:ind w:left="480" w:hanging="480"/>
        <w:rPr>
          <w:sz w:val="24"/>
          <w:szCs w:val="24"/>
        </w:rPr>
      </w:pPr>
      <w:r>
        <w:rPr>
          <w:rFonts w:hint="eastAsia"/>
          <w:sz w:val="24"/>
          <w:szCs w:val="24"/>
        </w:rPr>
        <w:t>下面的（</w:t>
      </w:r>
      <w:r>
        <w:rPr>
          <w:rFonts w:hint="eastAsia"/>
          <w:sz w:val="24"/>
          <w:szCs w:val="24"/>
        </w:rPr>
        <w:t xml:space="preserve">    </w:t>
      </w:r>
      <w:r>
        <w:rPr>
          <w:rFonts w:hint="eastAsia"/>
          <w:sz w:val="24"/>
          <w:szCs w:val="24"/>
        </w:rPr>
        <w:t>）不是数据库技术的主要特点。</w:t>
      </w:r>
    </w:p>
    <w:p w14:paraId="16B296C7" w14:textId="77777777" w:rsidR="00A83BD8" w:rsidRDefault="00000000">
      <w:pPr>
        <w:rPr>
          <w:sz w:val="24"/>
          <w:szCs w:val="24"/>
        </w:rPr>
      </w:pPr>
      <w:r>
        <w:rPr>
          <w:rFonts w:hint="eastAsia"/>
          <w:sz w:val="24"/>
          <w:szCs w:val="24"/>
        </w:rPr>
        <w:t>A)</w:t>
      </w:r>
      <w:r>
        <w:rPr>
          <w:rFonts w:hint="eastAsia"/>
          <w:sz w:val="24"/>
          <w:szCs w:val="24"/>
        </w:rPr>
        <w:tab/>
      </w:r>
      <w:r>
        <w:rPr>
          <w:rFonts w:hint="eastAsia"/>
          <w:sz w:val="24"/>
          <w:szCs w:val="24"/>
        </w:rPr>
        <w:t>数据的结构化</w:t>
      </w:r>
    </w:p>
    <w:p w14:paraId="5C4F1B5F" w14:textId="77777777" w:rsidR="00A83BD8" w:rsidRDefault="00000000">
      <w:pPr>
        <w:rPr>
          <w:sz w:val="24"/>
          <w:szCs w:val="24"/>
        </w:rPr>
      </w:pPr>
      <w:r>
        <w:rPr>
          <w:rFonts w:hint="eastAsia"/>
          <w:sz w:val="24"/>
          <w:szCs w:val="24"/>
        </w:rPr>
        <w:t>B)</w:t>
      </w:r>
      <w:r>
        <w:rPr>
          <w:rFonts w:hint="eastAsia"/>
          <w:sz w:val="24"/>
          <w:szCs w:val="24"/>
        </w:rPr>
        <w:tab/>
      </w:r>
      <w:r>
        <w:rPr>
          <w:rFonts w:hint="eastAsia"/>
          <w:sz w:val="24"/>
          <w:szCs w:val="24"/>
        </w:rPr>
        <w:t>数据的冗余度小</w:t>
      </w:r>
    </w:p>
    <w:p w14:paraId="61D9E580" w14:textId="77777777" w:rsidR="00A83BD8" w:rsidRDefault="00000000">
      <w:pPr>
        <w:rPr>
          <w:sz w:val="24"/>
          <w:szCs w:val="24"/>
        </w:rPr>
      </w:pPr>
      <w:r>
        <w:rPr>
          <w:rFonts w:hint="eastAsia"/>
          <w:sz w:val="24"/>
          <w:szCs w:val="24"/>
        </w:rPr>
        <w:t>C)</w:t>
      </w:r>
      <w:r>
        <w:rPr>
          <w:rFonts w:hint="eastAsia"/>
          <w:sz w:val="24"/>
          <w:szCs w:val="24"/>
        </w:rPr>
        <w:tab/>
      </w:r>
      <w:r>
        <w:rPr>
          <w:rFonts w:hint="eastAsia"/>
          <w:sz w:val="24"/>
          <w:szCs w:val="24"/>
        </w:rPr>
        <w:t>较高的数据独立性</w:t>
      </w:r>
    </w:p>
    <w:p w14:paraId="7F463F1B" w14:textId="77777777" w:rsidR="00A83BD8" w:rsidRDefault="00000000">
      <w:pPr>
        <w:rPr>
          <w:b/>
          <w:color w:val="FF0000"/>
          <w:sz w:val="24"/>
          <w:szCs w:val="24"/>
        </w:rPr>
      </w:pPr>
      <w:r>
        <w:rPr>
          <w:rFonts w:hint="eastAsia"/>
          <w:b/>
          <w:color w:val="FF0000"/>
          <w:sz w:val="24"/>
          <w:szCs w:val="24"/>
        </w:rPr>
        <w:t>D)</w:t>
      </w:r>
      <w:r>
        <w:rPr>
          <w:rFonts w:hint="eastAsia"/>
          <w:b/>
          <w:color w:val="FF0000"/>
          <w:sz w:val="24"/>
          <w:szCs w:val="24"/>
        </w:rPr>
        <w:tab/>
      </w:r>
      <w:r>
        <w:rPr>
          <w:rFonts w:hint="eastAsia"/>
          <w:b/>
          <w:color w:val="FF0000"/>
          <w:sz w:val="24"/>
          <w:szCs w:val="24"/>
          <w:u w:val="single"/>
        </w:rPr>
        <w:t>程序的标准</w:t>
      </w:r>
      <w:r>
        <w:rPr>
          <w:rFonts w:hint="eastAsia"/>
          <w:b/>
          <w:color w:val="FF0000"/>
          <w:sz w:val="24"/>
          <w:szCs w:val="24"/>
        </w:rPr>
        <w:t>化</w:t>
      </w:r>
    </w:p>
    <w:p w14:paraId="44EFE652" w14:textId="77777777" w:rsidR="00A83BD8" w:rsidRDefault="00A83BD8">
      <w:pPr>
        <w:rPr>
          <w:color w:val="FF0000"/>
          <w:sz w:val="24"/>
          <w:szCs w:val="24"/>
        </w:rPr>
      </w:pPr>
    </w:p>
    <w:p w14:paraId="4263A6D7" w14:textId="77777777" w:rsidR="00A83BD8" w:rsidRDefault="00000000">
      <w:pPr>
        <w:pStyle w:val="a"/>
        <w:ind w:left="480" w:hanging="480"/>
        <w:rPr>
          <w:sz w:val="24"/>
          <w:szCs w:val="24"/>
        </w:rPr>
      </w:pPr>
      <w:r>
        <w:rPr>
          <w:rFonts w:hint="eastAsia"/>
          <w:sz w:val="24"/>
          <w:szCs w:val="24"/>
        </w:rPr>
        <w:t>关系运算中的选择运算是（</w:t>
      </w:r>
      <w:r>
        <w:rPr>
          <w:rFonts w:hint="eastAsia"/>
          <w:sz w:val="24"/>
          <w:szCs w:val="24"/>
        </w:rPr>
        <w:t xml:space="preserve">    </w:t>
      </w:r>
      <w:r>
        <w:rPr>
          <w:rFonts w:hint="eastAsia"/>
          <w:sz w:val="24"/>
          <w:szCs w:val="24"/>
        </w:rPr>
        <w:t>）。</w:t>
      </w:r>
    </w:p>
    <w:p w14:paraId="040451C9" w14:textId="77777777" w:rsidR="00A83BD8" w:rsidRDefault="00000000">
      <w:pPr>
        <w:rPr>
          <w:b/>
          <w:sz w:val="24"/>
          <w:szCs w:val="24"/>
        </w:rPr>
      </w:pPr>
      <w:r>
        <w:rPr>
          <w:rFonts w:hint="eastAsia"/>
          <w:b/>
          <w:color w:val="FF0000"/>
          <w:sz w:val="24"/>
          <w:szCs w:val="24"/>
        </w:rPr>
        <w:t>A)</w:t>
      </w:r>
      <w:r>
        <w:rPr>
          <w:rFonts w:hint="eastAsia"/>
          <w:b/>
          <w:color w:val="FF0000"/>
          <w:sz w:val="24"/>
          <w:szCs w:val="24"/>
        </w:rPr>
        <w:tab/>
      </w:r>
      <w:r>
        <w:rPr>
          <w:rFonts w:hint="eastAsia"/>
          <w:b/>
          <w:color w:val="FF0000"/>
          <w:sz w:val="24"/>
          <w:szCs w:val="24"/>
          <w:u w:val="single"/>
        </w:rPr>
        <w:t>从关系中找出满足给定条件的元组的操作</w:t>
      </w:r>
    </w:p>
    <w:p w14:paraId="34C25108" w14:textId="77777777" w:rsidR="00A83BD8" w:rsidRDefault="00000000">
      <w:pPr>
        <w:rPr>
          <w:sz w:val="24"/>
          <w:szCs w:val="24"/>
        </w:rPr>
      </w:pPr>
      <w:r>
        <w:rPr>
          <w:rFonts w:hint="eastAsia"/>
          <w:sz w:val="24"/>
          <w:szCs w:val="24"/>
        </w:rPr>
        <w:t>B)</w:t>
      </w:r>
      <w:r>
        <w:rPr>
          <w:rFonts w:hint="eastAsia"/>
          <w:sz w:val="24"/>
          <w:szCs w:val="24"/>
        </w:rPr>
        <w:tab/>
      </w:r>
      <w:r>
        <w:rPr>
          <w:rFonts w:hint="eastAsia"/>
          <w:sz w:val="24"/>
          <w:szCs w:val="24"/>
        </w:rPr>
        <w:t>从关系中选择若干个属性组成新的关系的操作</w:t>
      </w:r>
    </w:p>
    <w:p w14:paraId="1DAB5E8C" w14:textId="77777777" w:rsidR="00A83BD8" w:rsidRDefault="00000000">
      <w:pPr>
        <w:rPr>
          <w:sz w:val="24"/>
          <w:szCs w:val="24"/>
        </w:rPr>
      </w:pPr>
      <w:r>
        <w:rPr>
          <w:rFonts w:hint="eastAsia"/>
          <w:sz w:val="24"/>
          <w:szCs w:val="24"/>
        </w:rPr>
        <w:t>C)</w:t>
      </w:r>
      <w:r>
        <w:rPr>
          <w:rFonts w:hint="eastAsia"/>
          <w:sz w:val="24"/>
          <w:szCs w:val="24"/>
        </w:rPr>
        <w:tab/>
      </w:r>
      <w:r>
        <w:rPr>
          <w:rFonts w:hint="eastAsia"/>
          <w:sz w:val="24"/>
          <w:szCs w:val="24"/>
        </w:rPr>
        <w:t>从关系中选择满足给定条件的属性的操作</w:t>
      </w:r>
    </w:p>
    <w:p w14:paraId="5256F501" w14:textId="77777777" w:rsidR="00A83BD8" w:rsidRDefault="00000000">
      <w:pPr>
        <w:rPr>
          <w:sz w:val="24"/>
          <w:szCs w:val="24"/>
        </w:rPr>
      </w:pPr>
      <w:r>
        <w:rPr>
          <w:rFonts w:hint="eastAsia"/>
          <w:sz w:val="24"/>
          <w:szCs w:val="24"/>
        </w:rPr>
        <w:t>D)</w:t>
      </w:r>
      <w:r>
        <w:rPr>
          <w:rFonts w:hint="eastAsia"/>
          <w:sz w:val="24"/>
          <w:szCs w:val="24"/>
        </w:rPr>
        <w:tab/>
        <w:t>A</w:t>
      </w:r>
      <w:r>
        <w:rPr>
          <w:rFonts w:hint="eastAsia"/>
          <w:sz w:val="24"/>
          <w:szCs w:val="24"/>
        </w:rPr>
        <w:t>和</w:t>
      </w:r>
      <w:r>
        <w:rPr>
          <w:rFonts w:hint="eastAsia"/>
          <w:sz w:val="24"/>
          <w:szCs w:val="24"/>
        </w:rPr>
        <w:t>B</w:t>
      </w:r>
      <w:r>
        <w:rPr>
          <w:rFonts w:hint="eastAsia"/>
          <w:sz w:val="24"/>
          <w:szCs w:val="24"/>
        </w:rPr>
        <w:t>都对</w:t>
      </w:r>
    </w:p>
    <w:p w14:paraId="6D020087" w14:textId="77777777" w:rsidR="00A83BD8" w:rsidRDefault="00A83BD8">
      <w:pPr>
        <w:rPr>
          <w:sz w:val="24"/>
          <w:szCs w:val="24"/>
        </w:rPr>
      </w:pPr>
    </w:p>
    <w:p w14:paraId="00DB1ABB" w14:textId="77777777" w:rsidR="00A83BD8" w:rsidRDefault="00000000">
      <w:pPr>
        <w:pStyle w:val="a"/>
        <w:ind w:left="480" w:hanging="480"/>
        <w:rPr>
          <w:sz w:val="24"/>
          <w:szCs w:val="24"/>
        </w:rPr>
      </w:pPr>
      <w:r>
        <w:rPr>
          <w:rFonts w:hint="eastAsia"/>
          <w:sz w:val="24"/>
          <w:szCs w:val="24"/>
        </w:rPr>
        <w:t>用树形结构表示实体之间联系的模型是（</w:t>
      </w:r>
      <w:r>
        <w:rPr>
          <w:rFonts w:hint="eastAsia"/>
          <w:sz w:val="24"/>
          <w:szCs w:val="24"/>
        </w:rPr>
        <w:t xml:space="preserve">    </w:t>
      </w:r>
      <w:r>
        <w:rPr>
          <w:rFonts w:hint="eastAsia"/>
          <w:sz w:val="24"/>
          <w:szCs w:val="24"/>
        </w:rPr>
        <w:t>）。</w:t>
      </w:r>
    </w:p>
    <w:p w14:paraId="709D29C2" w14:textId="77777777" w:rsidR="00A83BD8" w:rsidRDefault="00000000">
      <w:pPr>
        <w:rPr>
          <w:sz w:val="24"/>
          <w:szCs w:val="24"/>
        </w:rPr>
      </w:pPr>
      <w:r>
        <w:rPr>
          <w:rFonts w:hint="eastAsia"/>
          <w:sz w:val="24"/>
          <w:szCs w:val="24"/>
        </w:rPr>
        <w:t>A)</w:t>
      </w:r>
      <w:r>
        <w:rPr>
          <w:rFonts w:hint="eastAsia"/>
          <w:sz w:val="24"/>
          <w:szCs w:val="24"/>
        </w:rPr>
        <w:tab/>
      </w:r>
      <w:r>
        <w:rPr>
          <w:rFonts w:hint="eastAsia"/>
          <w:sz w:val="24"/>
          <w:szCs w:val="24"/>
        </w:rPr>
        <w:t>关系模型</w:t>
      </w:r>
    </w:p>
    <w:p w14:paraId="5857EFA9" w14:textId="77777777" w:rsidR="00A83BD8" w:rsidRDefault="00000000">
      <w:pPr>
        <w:rPr>
          <w:sz w:val="24"/>
          <w:szCs w:val="24"/>
        </w:rPr>
      </w:pPr>
      <w:r>
        <w:rPr>
          <w:rFonts w:hint="eastAsia"/>
          <w:sz w:val="24"/>
          <w:szCs w:val="24"/>
        </w:rPr>
        <w:t>B)</w:t>
      </w:r>
      <w:r>
        <w:rPr>
          <w:rFonts w:hint="eastAsia"/>
          <w:sz w:val="24"/>
          <w:szCs w:val="24"/>
        </w:rPr>
        <w:tab/>
      </w:r>
      <w:r>
        <w:rPr>
          <w:rFonts w:hint="eastAsia"/>
          <w:sz w:val="24"/>
          <w:szCs w:val="24"/>
        </w:rPr>
        <w:t>网状模型</w:t>
      </w:r>
    </w:p>
    <w:p w14:paraId="40921943" w14:textId="77777777" w:rsidR="00A83BD8" w:rsidRDefault="00000000">
      <w:pPr>
        <w:rPr>
          <w:b/>
          <w:sz w:val="24"/>
          <w:szCs w:val="24"/>
        </w:rPr>
      </w:pPr>
      <w:r>
        <w:rPr>
          <w:rFonts w:hint="eastAsia"/>
          <w:b/>
          <w:color w:val="FF0000"/>
          <w:sz w:val="24"/>
          <w:szCs w:val="24"/>
        </w:rPr>
        <w:lastRenderedPageBreak/>
        <w:t>C)</w:t>
      </w:r>
      <w:r>
        <w:rPr>
          <w:rFonts w:hint="eastAsia"/>
          <w:b/>
          <w:color w:val="FF0000"/>
          <w:sz w:val="24"/>
          <w:szCs w:val="24"/>
        </w:rPr>
        <w:tab/>
      </w:r>
      <w:r>
        <w:rPr>
          <w:rFonts w:hint="eastAsia"/>
          <w:b/>
          <w:color w:val="FF0000"/>
          <w:sz w:val="24"/>
          <w:szCs w:val="24"/>
          <w:u w:val="single"/>
        </w:rPr>
        <w:t>层次模型</w:t>
      </w:r>
    </w:p>
    <w:p w14:paraId="3FDFE446" w14:textId="77777777" w:rsidR="00A83BD8" w:rsidRDefault="00000000">
      <w:pPr>
        <w:rPr>
          <w:sz w:val="24"/>
          <w:szCs w:val="24"/>
        </w:rPr>
      </w:pPr>
      <w:r>
        <w:rPr>
          <w:rFonts w:hint="eastAsia"/>
          <w:sz w:val="24"/>
          <w:szCs w:val="24"/>
        </w:rPr>
        <w:t>D)</w:t>
      </w:r>
      <w:r>
        <w:rPr>
          <w:rFonts w:hint="eastAsia"/>
          <w:sz w:val="24"/>
          <w:szCs w:val="24"/>
        </w:rPr>
        <w:tab/>
      </w:r>
      <w:r>
        <w:rPr>
          <w:rFonts w:hint="eastAsia"/>
          <w:sz w:val="24"/>
          <w:szCs w:val="24"/>
        </w:rPr>
        <w:t>以上三个都是</w:t>
      </w:r>
    </w:p>
    <w:p w14:paraId="0B452F78" w14:textId="77777777" w:rsidR="00A83BD8" w:rsidRDefault="00A83BD8">
      <w:pPr>
        <w:rPr>
          <w:sz w:val="24"/>
          <w:szCs w:val="24"/>
        </w:rPr>
      </w:pPr>
    </w:p>
    <w:p w14:paraId="783AC07E" w14:textId="77777777" w:rsidR="00A83BD8" w:rsidRDefault="00000000">
      <w:pPr>
        <w:pStyle w:val="a"/>
        <w:ind w:left="480" w:hanging="480"/>
        <w:rPr>
          <w:sz w:val="24"/>
          <w:szCs w:val="24"/>
        </w:rPr>
      </w:pPr>
      <w:r>
        <w:rPr>
          <w:rFonts w:hint="eastAsia"/>
          <w:sz w:val="24"/>
          <w:szCs w:val="24"/>
        </w:rPr>
        <w:t>关于</w:t>
      </w:r>
      <w:r>
        <w:rPr>
          <w:rFonts w:hint="eastAsia"/>
          <w:sz w:val="24"/>
          <w:szCs w:val="24"/>
        </w:rPr>
        <w:t>DBMS</w:t>
      </w:r>
      <w:r>
        <w:rPr>
          <w:rFonts w:hint="eastAsia"/>
          <w:sz w:val="24"/>
          <w:szCs w:val="24"/>
        </w:rPr>
        <w:t>的叙述正确的是（</w:t>
      </w:r>
      <w:r>
        <w:rPr>
          <w:rFonts w:hint="eastAsia"/>
          <w:sz w:val="24"/>
          <w:szCs w:val="24"/>
        </w:rPr>
        <w:t xml:space="preserve">    </w:t>
      </w:r>
      <w:r>
        <w:rPr>
          <w:rFonts w:hint="eastAsia"/>
          <w:sz w:val="24"/>
          <w:szCs w:val="24"/>
        </w:rPr>
        <w:t>）。</w:t>
      </w:r>
    </w:p>
    <w:p w14:paraId="00F7A0EE" w14:textId="77777777" w:rsidR="00A83BD8" w:rsidRDefault="00000000">
      <w:pPr>
        <w:rPr>
          <w:b/>
          <w:sz w:val="24"/>
          <w:szCs w:val="24"/>
          <w:u w:val="single"/>
        </w:rPr>
      </w:pPr>
      <w:r>
        <w:rPr>
          <w:rFonts w:hint="eastAsia"/>
          <w:b/>
          <w:color w:val="FF0000"/>
          <w:sz w:val="24"/>
          <w:szCs w:val="24"/>
        </w:rPr>
        <w:t>A)</w:t>
      </w:r>
      <w:r>
        <w:rPr>
          <w:rFonts w:hint="eastAsia"/>
          <w:b/>
          <w:color w:val="FF0000"/>
          <w:sz w:val="24"/>
          <w:szCs w:val="24"/>
        </w:rPr>
        <w:tab/>
      </w:r>
      <w:r>
        <w:rPr>
          <w:rFonts w:hint="eastAsia"/>
          <w:b/>
          <w:color w:val="FF0000"/>
          <w:sz w:val="24"/>
          <w:szCs w:val="24"/>
          <w:u w:val="single"/>
        </w:rPr>
        <w:t>DBMS</w:t>
      </w:r>
      <w:r>
        <w:rPr>
          <w:rFonts w:hint="eastAsia"/>
          <w:b/>
          <w:color w:val="FF0000"/>
          <w:sz w:val="24"/>
          <w:szCs w:val="24"/>
          <w:u w:val="single"/>
        </w:rPr>
        <w:t>是介于用户和操作系统之间的一组软件</w:t>
      </w:r>
    </w:p>
    <w:p w14:paraId="36E58761" w14:textId="77777777" w:rsidR="00A83BD8" w:rsidRDefault="00000000">
      <w:pPr>
        <w:rPr>
          <w:sz w:val="24"/>
          <w:szCs w:val="24"/>
        </w:rPr>
      </w:pPr>
      <w:r>
        <w:rPr>
          <w:rFonts w:hint="eastAsia"/>
          <w:sz w:val="24"/>
          <w:szCs w:val="24"/>
        </w:rPr>
        <w:t>B)</w:t>
      </w:r>
      <w:r>
        <w:rPr>
          <w:rFonts w:hint="eastAsia"/>
          <w:sz w:val="24"/>
          <w:szCs w:val="24"/>
        </w:rPr>
        <w:tab/>
      </w:r>
      <w:r>
        <w:rPr>
          <w:rFonts w:hint="eastAsia"/>
          <w:sz w:val="24"/>
          <w:szCs w:val="24"/>
        </w:rPr>
        <w:t>不具有开放性</w:t>
      </w:r>
    </w:p>
    <w:p w14:paraId="1E876191" w14:textId="77777777" w:rsidR="00A83BD8" w:rsidRDefault="00000000">
      <w:pPr>
        <w:rPr>
          <w:sz w:val="24"/>
          <w:szCs w:val="24"/>
        </w:rPr>
      </w:pPr>
      <w:r>
        <w:rPr>
          <w:rFonts w:hint="eastAsia"/>
          <w:sz w:val="24"/>
          <w:szCs w:val="24"/>
        </w:rPr>
        <w:t>C)</w:t>
      </w:r>
      <w:r>
        <w:rPr>
          <w:rFonts w:hint="eastAsia"/>
          <w:sz w:val="24"/>
          <w:szCs w:val="24"/>
        </w:rPr>
        <w:tab/>
        <w:t>DBMS</w:t>
      </w:r>
      <w:r>
        <w:rPr>
          <w:rFonts w:hint="eastAsia"/>
          <w:sz w:val="24"/>
          <w:szCs w:val="24"/>
        </w:rPr>
        <w:t>软件由数据定义语言与数据操作语言构成</w:t>
      </w:r>
    </w:p>
    <w:p w14:paraId="4AB6C800" w14:textId="77777777" w:rsidR="00A83BD8" w:rsidRDefault="00000000">
      <w:pPr>
        <w:rPr>
          <w:sz w:val="24"/>
          <w:szCs w:val="24"/>
        </w:rPr>
      </w:pPr>
      <w:r>
        <w:rPr>
          <w:rFonts w:hint="eastAsia"/>
          <w:sz w:val="24"/>
          <w:szCs w:val="24"/>
        </w:rPr>
        <w:t>D)</w:t>
      </w:r>
      <w:r>
        <w:rPr>
          <w:rFonts w:hint="eastAsia"/>
          <w:sz w:val="24"/>
          <w:szCs w:val="24"/>
        </w:rPr>
        <w:tab/>
      </w:r>
      <w:r>
        <w:rPr>
          <w:rFonts w:hint="eastAsia"/>
          <w:sz w:val="24"/>
          <w:szCs w:val="24"/>
        </w:rPr>
        <w:t>数据字典多数要手工进行维护</w:t>
      </w:r>
    </w:p>
    <w:p w14:paraId="6123770C" w14:textId="77777777" w:rsidR="00A83BD8" w:rsidRDefault="00A83BD8">
      <w:pPr>
        <w:rPr>
          <w:sz w:val="24"/>
          <w:szCs w:val="24"/>
        </w:rPr>
      </w:pPr>
    </w:p>
    <w:p w14:paraId="289AF967" w14:textId="77777777" w:rsidR="00A83BD8" w:rsidRDefault="00000000">
      <w:pPr>
        <w:pStyle w:val="a"/>
        <w:ind w:left="480" w:hanging="480"/>
        <w:rPr>
          <w:sz w:val="24"/>
          <w:szCs w:val="24"/>
        </w:rPr>
      </w:pPr>
      <w:r>
        <w:rPr>
          <w:rFonts w:hint="eastAsia"/>
          <w:sz w:val="24"/>
          <w:szCs w:val="24"/>
        </w:rPr>
        <w:t>在数据库三级模式间引入二级</w:t>
      </w:r>
      <w:proofErr w:type="gramStart"/>
      <w:r>
        <w:rPr>
          <w:rFonts w:hint="eastAsia"/>
          <w:sz w:val="24"/>
          <w:szCs w:val="24"/>
        </w:rPr>
        <w:t>映象</w:t>
      </w:r>
      <w:proofErr w:type="gramEnd"/>
      <w:r>
        <w:rPr>
          <w:rFonts w:hint="eastAsia"/>
          <w:sz w:val="24"/>
          <w:szCs w:val="24"/>
        </w:rPr>
        <w:t>的主要作用是（</w:t>
      </w:r>
      <w:r>
        <w:rPr>
          <w:rFonts w:hint="eastAsia"/>
          <w:sz w:val="24"/>
          <w:szCs w:val="24"/>
        </w:rPr>
        <w:t xml:space="preserve">    </w:t>
      </w:r>
      <w:r>
        <w:rPr>
          <w:rFonts w:hint="eastAsia"/>
          <w:sz w:val="24"/>
          <w:szCs w:val="24"/>
        </w:rPr>
        <w:t>）。</w:t>
      </w:r>
    </w:p>
    <w:p w14:paraId="5C5EA96D" w14:textId="77777777" w:rsidR="00A83BD8" w:rsidRDefault="00000000">
      <w:pPr>
        <w:rPr>
          <w:b/>
          <w:i/>
          <w:iCs/>
          <w:color w:val="FF0000"/>
          <w:sz w:val="24"/>
          <w:szCs w:val="24"/>
          <w:u w:val="single"/>
        </w:rPr>
      </w:pPr>
      <w:r>
        <w:rPr>
          <w:rFonts w:hint="eastAsia"/>
          <w:b/>
          <w:color w:val="FF0000"/>
          <w:sz w:val="24"/>
          <w:szCs w:val="24"/>
        </w:rPr>
        <w:t>A)</w:t>
      </w:r>
      <w:r>
        <w:rPr>
          <w:rFonts w:hint="eastAsia"/>
          <w:b/>
          <w:color w:val="FF0000"/>
          <w:sz w:val="24"/>
          <w:szCs w:val="24"/>
        </w:rPr>
        <w:tab/>
      </w:r>
      <w:r>
        <w:rPr>
          <w:rFonts w:hint="eastAsia"/>
          <w:b/>
          <w:i/>
          <w:iCs/>
          <w:color w:val="FF0000"/>
          <w:sz w:val="24"/>
          <w:szCs w:val="24"/>
          <w:u w:val="single"/>
        </w:rPr>
        <w:t>提高数据与程序的独立性</w:t>
      </w:r>
    </w:p>
    <w:p w14:paraId="36969F9A" w14:textId="77777777" w:rsidR="00A83BD8" w:rsidRDefault="00000000">
      <w:pPr>
        <w:rPr>
          <w:sz w:val="24"/>
          <w:szCs w:val="24"/>
        </w:rPr>
      </w:pPr>
      <w:r>
        <w:rPr>
          <w:rFonts w:hint="eastAsia"/>
          <w:sz w:val="24"/>
          <w:szCs w:val="24"/>
        </w:rPr>
        <w:t>B)</w:t>
      </w:r>
      <w:r>
        <w:rPr>
          <w:rFonts w:hint="eastAsia"/>
          <w:sz w:val="24"/>
          <w:szCs w:val="24"/>
        </w:rPr>
        <w:tab/>
      </w:r>
      <w:r>
        <w:rPr>
          <w:rFonts w:hint="eastAsia"/>
          <w:sz w:val="24"/>
          <w:szCs w:val="24"/>
        </w:rPr>
        <w:t>提高数据与程序的安全性</w:t>
      </w:r>
    </w:p>
    <w:p w14:paraId="4B75AB17" w14:textId="77777777" w:rsidR="00A83BD8" w:rsidRDefault="00000000">
      <w:pPr>
        <w:rPr>
          <w:sz w:val="24"/>
          <w:szCs w:val="24"/>
        </w:rPr>
      </w:pPr>
      <w:r>
        <w:rPr>
          <w:rFonts w:hint="eastAsia"/>
          <w:sz w:val="24"/>
          <w:szCs w:val="24"/>
        </w:rPr>
        <w:t>C)</w:t>
      </w:r>
      <w:r>
        <w:rPr>
          <w:rFonts w:hint="eastAsia"/>
          <w:sz w:val="24"/>
          <w:szCs w:val="24"/>
        </w:rPr>
        <w:tab/>
      </w:r>
      <w:r>
        <w:rPr>
          <w:rFonts w:hint="eastAsia"/>
          <w:sz w:val="24"/>
          <w:szCs w:val="24"/>
        </w:rPr>
        <w:t>保持数据与程序的一致性</w:t>
      </w:r>
    </w:p>
    <w:p w14:paraId="7C316A84" w14:textId="77777777" w:rsidR="00A83BD8" w:rsidRDefault="00000000">
      <w:pPr>
        <w:rPr>
          <w:sz w:val="24"/>
          <w:szCs w:val="24"/>
        </w:rPr>
      </w:pPr>
      <w:r>
        <w:rPr>
          <w:rFonts w:hint="eastAsia"/>
          <w:sz w:val="24"/>
          <w:szCs w:val="24"/>
        </w:rPr>
        <w:t>D)</w:t>
      </w:r>
      <w:r>
        <w:rPr>
          <w:rFonts w:hint="eastAsia"/>
          <w:sz w:val="24"/>
          <w:szCs w:val="24"/>
        </w:rPr>
        <w:tab/>
      </w:r>
      <w:r>
        <w:rPr>
          <w:rFonts w:hint="eastAsia"/>
          <w:sz w:val="24"/>
          <w:szCs w:val="24"/>
        </w:rPr>
        <w:t>提高数据与程序的可移植性</w:t>
      </w:r>
    </w:p>
    <w:p w14:paraId="0ED05001" w14:textId="77777777" w:rsidR="00A83BD8" w:rsidRDefault="00A83BD8">
      <w:pPr>
        <w:rPr>
          <w:sz w:val="24"/>
          <w:szCs w:val="24"/>
        </w:rPr>
      </w:pPr>
    </w:p>
    <w:p w14:paraId="6899E830" w14:textId="77777777" w:rsidR="00A83BD8" w:rsidRDefault="00000000">
      <w:pPr>
        <w:pStyle w:val="a"/>
        <w:ind w:left="480" w:hanging="480"/>
        <w:rPr>
          <w:sz w:val="24"/>
          <w:szCs w:val="24"/>
        </w:rPr>
      </w:pPr>
      <w:r>
        <w:rPr>
          <w:rFonts w:hint="eastAsia"/>
          <w:sz w:val="24"/>
          <w:szCs w:val="24"/>
        </w:rPr>
        <w:t>对现实世界进行第一层抽象的模型，称为</w:t>
      </w:r>
      <w:r>
        <w:rPr>
          <w:rFonts w:hint="eastAsia"/>
          <w:sz w:val="24"/>
          <w:szCs w:val="24"/>
        </w:rPr>
        <w:t xml:space="preserve"> </w:t>
      </w:r>
      <w:r>
        <w:rPr>
          <w:rFonts w:hint="eastAsia"/>
          <w:sz w:val="24"/>
          <w:szCs w:val="24"/>
        </w:rPr>
        <w:t>（</w:t>
      </w:r>
      <w:r>
        <w:rPr>
          <w:rFonts w:hint="eastAsia"/>
          <w:sz w:val="24"/>
          <w:szCs w:val="24"/>
        </w:rPr>
        <w:t xml:space="preserve">    </w:t>
      </w:r>
      <w:r>
        <w:rPr>
          <w:rFonts w:hint="eastAsia"/>
          <w:sz w:val="24"/>
          <w:szCs w:val="24"/>
        </w:rPr>
        <w:t>）；对现实世界进行第二层抽象的模型，称为（</w:t>
      </w:r>
      <w:r>
        <w:rPr>
          <w:rFonts w:hint="eastAsia"/>
          <w:sz w:val="24"/>
          <w:szCs w:val="24"/>
        </w:rPr>
        <w:t xml:space="preserve">    </w:t>
      </w:r>
      <w:r>
        <w:rPr>
          <w:rFonts w:hint="eastAsia"/>
          <w:sz w:val="24"/>
          <w:szCs w:val="24"/>
        </w:rPr>
        <w:t>）。</w:t>
      </w:r>
    </w:p>
    <w:p w14:paraId="736D719F" w14:textId="77777777" w:rsidR="00A83BD8" w:rsidRDefault="00000000">
      <w:pPr>
        <w:rPr>
          <w:sz w:val="24"/>
          <w:szCs w:val="24"/>
        </w:rPr>
      </w:pPr>
      <w:r>
        <w:rPr>
          <w:rFonts w:hint="eastAsia"/>
          <w:sz w:val="24"/>
          <w:szCs w:val="24"/>
        </w:rPr>
        <w:t>A)</w:t>
      </w:r>
      <w:r>
        <w:rPr>
          <w:rFonts w:hint="eastAsia"/>
          <w:sz w:val="24"/>
          <w:szCs w:val="24"/>
        </w:rPr>
        <w:tab/>
      </w:r>
      <w:r>
        <w:rPr>
          <w:rFonts w:hint="eastAsia"/>
          <w:sz w:val="24"/>
          <w:szCs w:val="24"/>
        </w:rPr>
        <w:t>概念模型，物理模型</w:t>
      </w:r>
    </w:p>
    <w:p w14:paraId="48ACC816" w14:textId="77777777" w:rsidR="00A83BD8" w:rsidRDefault="00000000">
      <w:pPr>
        <w:rPr>
          <w:sz w:val="24"/>
          <w:szCs w:val="24"/>
        </w:rPr>
      </w:pPr>
      <w:r>
        <w:rPr>
          <w:rFonts w:hint="eastAsia"/>
          <w:sz w:val="24"/>
          <w:szCs w:val="24"/>
        </w:rPr>
        <w:t>B)</w:t>
      </w:r>
      <w:r>
        <w:rPr>
          <w:rFonts w:hint="eastAsia"/>
          <w:sz w:val="24"/>
          <w:szCs w:val="24"/>
        </w:rPr>
        <w:tab/>
      </w:r>
      <w:r>
        <w:rPr>
          <w:rFonts w:hint="eastAsia"/>
          <w:sz w:val="24"/>
          <w:szCs w:val="24"/>
        </w:rPr>
        <w:t>逻辑模型，概念模型</w:t>
      </w:r>
    </w:p>
    <w:p w14:paraId="2784E06A" w14:textId="77777777" w:rsidR="00A83BD8" w:rsidRDefault="00000000">
      <w:pPr>
        <w:rPr>
          <w:sz w:val="24"/>
          <w:szCs w:val="24"/>
        </w:rPr>
      </w:pPr>
      <w:r>
        <w:rPr>
          <w:rFonts w:hint="eastAsia"/>
          <w:sz w:val="24"/>
          <w:szCs w:val="24"/>
        </w:rPr>
        <w:t>C)</w:t>
      </w:r>
      <w:r>
        <w:rPr>
          <w:rFonts w:hint="eastAsia"/>
          <w:sz w:val="24"/>
          <w:szCs w:val="24"/>
        </w:rPr>
        <w:tab/>
      </w:r>
      <w:r>
        <w:rPr>
          <w:rFonts w:hint="eastAsia"/>
          <w:sz w:val="24"/>
          <w:szCs w:val="24"/>
        </w:rPr>
        <w:t>物理模型，逻辑模型</w:t>
      </w:r>
    </w:p>
    <w:p w14:paraId="2FA215FB" w14:textId="77777777" w:rsidR="00A83BD8" w:rsidRDefault="00000000">
      <w:pPr>
        <w:rPr>
          <w:b/>
          <w:color w:val="FF0000"/>
          <w:sz w:val="24"/>
          <w:szCs w:val="24"/>
        </w:rPr>
      </w:pPr>
      <w:r>
        <w:rPr>
          <w:rFonts w:hint="eastAsia"/>
          <w:b/>
          <w:color w:val="FF0000"/>
          <w:sz w:val="24"/>
          <w:szCs w:val="24"/>
        </w:rPr>
        <w:t>D)</w:t>
      </w:r>
      <w:r>
        <w:rPr>
          <w:rFonts w:hint="eastAsia"/>
          <w:b/>
          <w:color w:val="FF0000"/>
          <w:sz w:val="24"/>
          <w:szCs w:val="24"/>
        </w:rPr>
        <w:tab/>
      </w:r>
      <w:r>
        <w:rPr>
          <w:rFonts w:hint="eastAsia"/>
          <w:b/>
          <w:color w:val="FF0000"/>
          <w:sz w:val="24"/>
          <w:szCs w:val="24"/>
          <w:u w:val="single"/>
        </w:rPr>
        <w:t>概念模型，逻辑模型</w:t>
      </w:r>
    </w:p>
    <w:p w14:paraId="7831FEFE" w14:textId="77777777" w:rsidR="00A83BD8" w:rsidRDefault="00000000">
      <w:pPr>
        <w:rPr>
          <w:sz w:val="24"/>
          <w:szCs w:val="24"/>
        </w:rPr>
      </w:pPr>
      <w:r>
        <w:rPr>
          <w:rFonts w:hint="eastAsia"/>
          <w:sz w:val="24"/>
          <w:szCs w:val="24"/>
        </w:rPr>
        <w:t>E)</w:t>
      </w:r>
      <w:r>
        <w:rPr>
          <w:rFonts w:hint="eastAsia"/>
          <w:sz w:val="24"/>
          <w:szCs w:val="24"/>
        </w:rPr>
        <w:tab/>
      </w:r>
      <w:r>
        <w:rPr>
          <w:rFonts w:hint="eastAsia"/>
          <w:sz w:val="24"/>
          <w:szCs w:val="24"/>
        </w:rPr>
        <w:t>物理模型，概念模型</w:t>
      </w:r>
    </w:p>
    <w:p w14:paraId="31105B0C" w14:textId="77777777" w:rsidR="00A83BD8" w:rsidRDefault="00000000">
      <w:pPr>
        <w:rPr>
          <w:sz w:val="24"/>
          <w:szCs w:val="24"/>
        </w:rPr>
      </w:pPr>
      <w:r>
        <w:rPr>
          <w:rFonts w:hint="eastAsia"/>
          <w:sz w:val="24"/>
          <w:szCs w:val="24"/>
        </w:rPr>
        <w:t>F)</w:t>
      </w:r>
      <w:r>
        <w:rPr>
          <w:rFonts w:hint="eastAsia"/>
          <w:sz w:val="24"/>
          <w:szCs w:val="24"/>
        </w:rPr>
        <w:tab/>
      </w:r>
      <w:r>
        <w:rPr>
          <w:rFonts w:hint="eastAsia"/>
          <w:sz w:val="24"/>
          <w:szCs w:val="24"/>
        </w:rPr>
        <w:t>逻辑模型，物理模型</w:t>
      </w:r>
    </w:p>
    <w:p w14:paraId="5B81B01A" w14:textId="77777777" w:rsidR="00A83BD8" w:rsidRDefault="00A83BD8">
      <w:pPr>
        <w:rPr>
          <w:sz w:val="24"/>
          <w:szCs w:val="24"/>
        </w:rPr>
      </w:pPr>
    </w:p>
    <w:p w14:paraId="194DBFFF" w14:textId="77777777" w:rsidR="00A83BD8" w:rsidRDefault="00000000">
      <w:pPr>
        <w:pStyle w:val="a"/>
        <w:ind w:left="480" w:hanging="480"/>
        <w:rPr>
          <w:sz w:val="24"/>
          <w:szCs w:val="24"/>
        </w:rPr>
      </w:pPr>
      <w:r>
        <w:rPr>
          <w:rFonts w:hint="eastAsia"/>
          <w:sz w:val="24"/>
          <w:szCs w:val="24"/>
        </w:rPr>
        <w:t>子模式是（</w:t>
      </w:r>
      <w:r>
        <w:rPr>
          <w:rFonts w:hint="eastAsia"/>
          <w:sz w:val="24"/>
          <w:szCs w:val="24"/>
        </w:rPr>
        <w:t xml:space="preserve">    </w:t>
      </w:r>
      <w:r>
        <w:rPr>
          <w:rFonts w:hint="eastAsia"/>
          <w:sz w:val="24"/>
          <w:szCs w:val="24"/>
        </w:rPr>
        <w:t>）。</w:t>
      </w:r>
    </w:p>
    <w:p w14:paraId="56CB585A" w14:textId="77777777" w:rsidR="00A83BD8" w:rsidRDefault="00000000">
      <w:pPr>
        <w:rPr>
          <w:sz w:val="24"/>
          <w:szCs w:val="24"/>
        </w:rPr>
      </w:pPr>
      <w:r>
        <w:rPr>
          <w:rFonts w:hint="eastAsia"/>
          <w:sz w:val="24"/>
          <w:szCs w:val="24"/>
        </w:rPr>
        <w:t>A)</w:t>
      </w:r>
      <w:r>
        <w:rPr>
          <w:rFonts w:hint="eastAsia"/>
          <w:sz w:val="24"/>
          <w:szCs w:val="24"/>
        </w:rPr>
        <w:tab/>
      </w:r>
      <w:r>
        <w:rPr>
          <w:rFonts w:hint="eastAsia"/>
          <w:sz w:val="24"/>
          <w:szCs w:val="24"/>
        </w:rPr>
        <w:t>模式的副本</w:t>
      </w:r>
    </w:p>
    <w:p w14:paraId="52094FCF" w14:textId="77777777" w:rsidR="00A83BD8" w:rsidRDefault="00000000">
      <w:pPr>
        <w:rPr>
          <w:sz w:val="24"/>
          <w:szCs w:val="24"/>
        </w:rPr>
      </w:pPr>
      <w:r>
        <w:rPr>
          <w:rFonts w:hint="eastAsia"/>
          <w:sz w:val="24"/>
          <w:szCs w:val="24"/>
        </w:rPr>
        <w:t>B)</w:t>
      </w:r>
      <w:r>
        <w:rPr>
          <w:rFonts w:hint="eastAsia"/>
          <w:sz w:val="24"/>
          <w:szCs w:val="24"/>
        </w:rPr>
        <w:tab/>
      </w:r>
      <w:r>
        <w:rPr>
          <w:rFonts w:hint="eastAsia"/>
          <w:sz w:val="24"/>
          <w:szCs w:val="24"/>
        </w:rPr>
        <w:t>存储模式</w:t>
      </w:r>
    </w:p>
    <w:p w14:paraId="4A478D3E" w14:textId="77777777" w:rsidR="00A83BD8" w:rsidRDefault="00000000">
      <w:pPr>
        <w:rPr>
          <w:sz w:val="24"/>
          <w:szCs w:val="24"/>
        </w:rPr>
      </w:pPr>
      <w:r>
        <w:rPr>
          <w:rFonts w:hint="eastAsia"/>
          <w:sz w:val="24"/>
          <w:szCs w:val="24"/>
        </w:rPr>
        <w:t>C)</w:t>
      </w:r>
      <w:r>
        <w:rPr>
          <w:rFonts w:hint="eastAsia"/>
          <w:sz w:val="24"/>
          <w:szCs w:val="24"/>
        </w:rPr>
        <w:tab/>
      </w:r>
      <w:r>
        <w:rPr>
          <w:rFonts w:hint="eastAsia"/>
          <w:sz w:val="24"/>
          <w:szCs w:val="24"/>
        </w:rPr>
        <w:t>多个模式的集合</w:t>
      </w:r>
    </w:p>
    <w:p w14:paraId="36026395" w14:textId="77777777" w:rsidR="00A83BD8" w:rsidRDefault="00000000">
      <w:pPr>
        <w:rPr>
          <w:b/>
          <w:color w:val="FF0000"/>
          <w:sz w:val="24"/>
          <w:szCs w:val="24"/>
        </w:rPr>
      </w:pPr>
      <w:r>
        <w:rPr>
          <w:rFonts w:hint="eastAsia"/>
          <w:b/>
          <w:color w:val="FF0000"/>
          <w:sz w:val="24"/>
          <w:szCs w:val="24"/>
        </w:rPr>
        <w:t>D)</w:t>
      </w:r>
      <w:r>
        <w:rPr>
          <w:rFonts w:hint="eastAsia"/>
          <w:b/>
          <w:color w:val="FF0000"/>
          <w:sz w:val="24"/>
          <w:szCs w:val="24"/>
        </w:rPr>
        <w:tab/>
      </w:r>
      <w:r>
        <w:rPr>
          <w:rFonts w:hint="eastAsia"/>
          <w:b/>
          <w:color w:val="FF0000"/>
          <w:sz w:val="24"/>
          <w:szCs w:val="24"/>
          <w:u w:val="single"/>
        </w:rPr>
        <w:t>模式的逻辑子集</w:t>
      </w:r>
    </w:p>
    <w:p w14:paraId="14B31FBA" w14:textId="77777777" w:rsidR="00A83BD8" w:rsidRDefault="00A83BD8">
      <w:pPr>
        <w:rPr>
          <w:color w:val="FF0000"/>
          <w:sz w:val="24"/>
          <w:szCs w:val="24"/>
        </w:rPr>
      </w:pPr>
    </w:p>
    <w:p w14:paraId="36D4D8D2" w14:textId="77777777" w:rsidR="00A83BD8" w:rsidRDefault="00000000">
      <w:pPr>
        <w:pStyle w:val="a"/>
        <w:ind w:left="480" w:hanging="480"/>
        <w:rPr>
          <w:sz w:val="24"/>
          <w:szCs w:val="24"/>
        </w:rPr>
      </w:pPr>
      <w:r>
        <w:rPr>
          <w:rFonts w:hint="eastAsia"/>
          <w:sz w:val="24"/>
          <w:szCs w:val="24"/>
        </w:rPr>
        <w:t>按条件</w:t>
      </w:r>
      <w:r>
        <w:rPr>
          <w:rFonts w:hint="eastAsia"/>
          <w:sz w:val="24"/>
          <w:szCs w:val="24"/>
        </w:rPr>
        <w:t>f</w:t>
      </w:r>
      <w:r>
        <w:rPr>
          <w:rFonts w:hint="eastAsia"/>
          <w:sz w:val="24"/>
          <w:szCs w:val="24"/>
        </w:rPr>
        <w:t>对关系</w:t>
      </w:r>
      <w:r>
        <w:rPr>
          <w:rFonts w:hint="eastAsia"/>
          <w:sz w:val="24"/>
          <w:szCs w:val="24"/>
        </w:rPr>
        <w:t>R</w:t>
      </w:r>
      <w:r>
        <w:rPr>
          <w:rFonts w:hint="eastAsia"/>
          <w:sz w:val="24"/>
          <w:szCs w:val="24"/>
        </w:rPr>
        <w:t>进行选取，其关系代数表达式为（</w:t>
      </w:r>
      <w:r>
        <w:rPr>
          <w:rFonts w:hint="eastAsia"/>
          <w:sz w:val="24"/>
          <w:szCs w:val="24"/>
        </w:rPr>
        <w:t xml:space="preserve">    </w:t>
      </w:r>
      <w:r>
        <w:rPr>
          <w:rFonts w:hint="eastAsia"/>
          <w:sz w:val="24"/>
          <w:szCs w:val="24"/>
        </w:rPr>
        <w:t>）。</w:t>
      </w:r>
    </w:p>
    <w:p w14:paraId="1E8EB740" w14:textId="77777777" w:rsidR="00A83BD8" w:rsidRDefault="00000000">
      <w:pPr>
        <w:rPr>
          <w:sz w:val="24"/>
          <w:szCs w:val="24"/>
        </w:rPr>
      </w:pPr>
      <w:r>
        <w:rPr>
          <w:sz w:val="24"/>
          <w:szCs w:val="24"/>
        </w:rPr>
        <w:t>A)</w:t>
      </w:r>
      <w:r>
        <w:rPr>
          <w:sz w:val="24"/>
          <w:szCs w:val="24"/>
        </w:rPr>
        <w:tab/>
      </w:r>
      <w:r>
        <w:rPr>
          <w:noProof/>
          <w:sz w:val="24"/>
          <w:szCs w:val="24"/>
        </w:rPr>
        <w:drawing>
          <wp:inline distT="0" distB="0" distL="0" distR="0" wp14:anchorId="5356A3BC" wp14:editId="3DD452A4">
            <wp:extent cx="290830" cy="130810"/>
            <wp:effectExtent l="0" t="0" r="0" b="2540"/>
            <wp:docPr id="1031" name="图片 21"/>
            <wp:cNvGraphicFramePr/>
            <a:graphic xmlns:a="http://schemas.openxmlformats.org/drawingml/2006/main">
              <a:graphicData uri="http://schemas.openxmlformats.org/drawingml/2006/picture">
                <pic:pic xmlns:pic="http://schemas.openxmlformats.org/drawingml/2006/picture">
                  <pic:nvPicPr>
                    <pic:cNvPr id="1031" name="图片 21"/>
                    <pic:cNvPicPr/>
                  </pic:nvPicPr>
                  <pic:blipFill>
                    <a:blip r:embed="rId10" cstate="print"/>
                    <a:srcRect/>
                    <a:stretch>
                      <a:fillRect/>
                    </a:stretch>
                  </pic:blipFill>
                  <pic:spPr>
                    <a:xfrm>
                      <a:off x="0" y="0"/>
                      <a:ext cx="290945" cy="131013"/>
                    </a:xfrm>
                    <a:prstGeom prst="rect">
                      <a:avLst/>
                    </a:prstGeom>
                    <a:ln>
                      <a:noFill/>
                    </a:ln>
                  </pic:spPr>
                </pic:pic>
              </a:graphicData>
            </a:graphic>
          </wp:inline>
        </w:drawing>
      </w:r>
    </w:p>
    <w:p w14:paraId="6418C640" w14:textId="77777777" w:rsidR="00A83BD8" w:rsidRDefault="00000000">
      <w:pPr>
        <w:rPr>
          <w:sz w:val="24"/>
          <w:szCs w:val="24"/>
        </w:rPr>
      </w:pPr>
      <w:r>
        <w:rPr>
          <w:sz w:val="24"/>
          <w:szCs w:val="24"/>
        </w:rPr>
        <w:t>B)</w:t>
      </w:r>
      <w:r>
        <w:rPr>
          <w:sz w:val="24"/>
          <w:szCs w:val="24"/>
        </w:rPr>
        <w:tab/>
      </w:r>
      <w:r>
        <w:rPr>
          <w:noProof/>
          <w:sz w:val="24"/>
          <w:szCs w:val="24"/>
        </w:rPr>
        <w:drawing>
          <wp:inline distT="0" distB="0" distL="0" distR="0" wp14:anchorId="15733446" wp14:editId="7FA91AF9">
            <wp:extent cx="290830" cy="229235"/>
            <wp:effectExtent l="0" t="0" r="0" b="0"/>
            <wp:docPr id="1032" name="图片 22"/>
            <wp:cNvGraphicFramePr/>
            <a:graphic xmlns:a="http://schemas.openxmlformats.org/drawingml/2006/main">
              <a:graphicData uri="http://schemas.openxmlformats.org/drawingml/2006/picture">
                <pic:pic xmlns:pic="http://schemas.openxmlformats.org/drawingml/2006/picture">
                  <pic:nvPicPr>
                    <pic:cNvPr id="1032" name="图片 22"/>
                    <pic:cNvPicPr/>
                  </pic:nvPicPr>
                  <pic:blipFill>
                    <a:blip r:embed="rId11" cstate="print"/>
                    <a:srcRect/>
                    <a:stretch>
                      <a:fillRect/>
                    </a:stretch>
                  </pic:blipFill>
                  <pic:spPr>
                    <a:xfrm>
                      <a:off x="0" y="0"/>
                      <a:ext cx="290945" cy="229601"/>
                    </a:xfrm>
                    <a:prstGeom prst="rect">
                      <a:avLst/>
                    </a:prstGeom>
                    <a:ln>
                      <a:noFill/>
                    </a:ln>
                  </pic:spPr>
                </pic:pic>
              </a:graphicData>
            </a:graphic>
          </wp:inline>
        </w:drawing>
      </w:r>
    </w:p>
    <w:p w14:paraId="257A6157" w14:textId="77777777" w:rsidR="00A83BD8" w:rsidRDefault="00000000">
      <w:pPr>
        <w:rPr>
          <w:b/>
          <w:color w:val="FF0000"/>
          <w:sz w:val="24"/>
          <w:szCs w:val="24"/>
        </w:rPr>
      </w:pPr>
      <w:r>
        <w:rPr>
          <w:b/>
          <w:color w:val="FF0000"/>
          <w:sz w:val="24"/>
          <w:szCs w:val="24"/>
        </w:rPr>
        <w:t>C)</w:t>
      </w:r>
      <w:r>
        <w:rPr>
          <w:b/>
          <w:color w:val="FF0000"/>
          <w:sz w:val="24"/>
          <w:szCs w:val="24"/>
          <w:u w:val="single"/>
        </w:rPr>
        <w:tab/>
      </w:r>
      <w:r>
        <w:rPr>
          <w:b/>
          <w:noProof/>
          <w:color w:val="FF0000"/>
          <w:sz w:val="24"/>
          <w:szCs w:val="24"/>
          <w:highlight w:val="yellow"/>
          <w:u w:val="single"/>
        </w:rPr>
        <w:drawing>
          <wp:inline distT="0" distB="0" distL="0" distR="0" wp14:anchorId="157CAF7B" wp14:editId="6B64C03F">
            <wp:extent cx="290830" cy="158115"/>
            <wp:effectExtent l="0" t="0" r="0" b="0"/>
            <wp:docPr id="1033" name="图片 23"/>
            <wp:cNvGraphicFramePr/>
            <a:graphic xmlns:a="http://schemas.openxmlformats.org/drawingml/2006/main">
              <a:graphicData uri="http://schemas.openxmlformats.org/drawingml/2006/picture">
                <pic:pic xmlns:pic="http://schemas.openxmlformats.org/drawingml/2006/picture">
                  <pic:nvPicPr>
                    <pic:cNvPr id="1033" name="图片 23"/>
                    <pic:cNvPicPr/>
                  </pic:nvPicPr>
                  <pic:blipFill>
                    <a:blip r:embed="rId12" cstate="print"/>
                    <a:srcRect/>
                    <a:stretch>
                      <a:fillRect/>
                    </a:stretch>
                  </pic:blipFill>
                  <pic:spPr>
                    <a:xfrm>
                      <a:off x="0" y="0"/>
                      <a:ext cx="290945" cy="158268"/>
                    </a:xfrm>
                    <a:prstGeom prst="rect">
                      <a:avLst/>
                    </a:prstGeom>
                    <a:ln>
                      <a:noFill/>
                    </a:ln>
                  </pic:spPr>
                </pic:pic>
              </a:graphicData>
            </a:graphic>
          </wp:inline>
        </w:drawing>
      </w:r>
    </w:p>
    <w:p w14:paraId="62F50325" w14:textId="77777777" w:rsidR="00A83BD8" w:rsidRDefault="00000000">
      <w:pPr>
        <w:rPr>
          <w:sz w:val="24"/>
          <w:szCs w:val="24"/>
        </w:rPr>
      </w:pPr>
      <w:r>
        <w:rPr>
          <w:sz w:val="24"/>
          <w:szCs w:val="24"/>
        </w:rPr>
        <w:t>D)</w:t>
      </w:r>
      <w:r>
        <w:rPr>
          <w:sz w:val="24"/>
          <w:szCs w:val="24"/>
        </w:rPr>
        <w:tab/>
      </w:r>
      <w:r>
        <w:rPr>
          <w:noProof/>
          <w:sz w:val="24"/>
          <w:szCs w:val="24"/>
        </w:rPr>
        <w:drawing>
          <wp:inline distT="0" distB="0" distL="0" distR="0" wp14:anchorId="1330246E" wp14:editId="38F24709">
            <wp:extent cx="337820" cy="179070"/>
            <wp:effectExtent l="0" t="0" r="5080" b="0"/>
            <wp:docPr id="1034" name="图片 24"/>
            <wp:cNvGraphicFramePr/>
            <a:graphic xmlns:a="http://schemas.openxmlformats.org/drawingml/2006/main">
              <a:graphicData uri="http://schemas.openxmlformats.org/drawingml/2006/picture">
                <pic:pic xmlns:pic="http://schemas.openxmlformats.org/drawingml/2006/picture">
                  <pic:nvPicPr>
                    <pic:cNvPr id="1034" name="图片 24"/>
                    <pic:cNvPicPr/>
                  </pic:nvPicPr>
                  <pic:blipFill>
                    <a:blip r:embed="rId13" cstate="print"/>
                    <a:srcRect/>
                    <a:stretch>
                      <a:fillRect/>
                    </a:stretch>
                  </pic:blipFill>
                  <pic:spPr>
                    <a:xfrm>
                      <a:off x="0" y="0"/>
                      <a:ext cx="338447" cy="179227"/>
                    </a:xfrm>
                    <a:prstGeom prst="rect">
                      <a:avLst/>
                    </a:prstGeom>
                    <a:ln>
                      <a:noFill/>
                    </a:ln>
                  </pic:spPr>
                </pic:pic>
              </a:graphicData>
            </a:graphic>
          </wp:inline>
        </w:drawing>
      </w:r>
    </w:p>
    <w:p w14:paraId="6C8699A6" w14:textId="77777777" w:rsidR="00A83BD8" w:rsidRDefault="00A83BD8">
      <w:pPr>
        <w:rPr>
          <w:sz w:val="24"/>
          <w:szCs w:val="24"/>
        </w:rPr>
      </w:pPr>
    </w:p>
    <w:p w14:paraId="02C17523" w14:textId="77777777" w:rsidR="00A83BD8" w:rsidRDefault="00000000">
      <w:pPr>
        <w:pStyle w:val="a"/>
        <w:ind w:left="480" w:hanging="480"/>
        <w:rPr>
          <w:sz w:val="24"/>
          <w:szCs w:val="24"/>
        </w:rPr>
      </w:pPr>
      <w:r>
        <w:rPr>
          <w:rFonts w:hint="eastAsia"/>
          <w:sz w:val="24"/>
          <w:szCs w:val="24"/>
        </w:rPr>
        <w:t>在关系代数中，从两个关系中找出相同元组的运算称为（</w:t>
      </w:r>
      <w:r>
        <w:rPr>
          <w:rFonts w:hint="eastAsia"/>
          <w:sz w:val="24"/>
          <w:szCs w:val="24"/>
        </w:rPr>
        <w:t xml:space="preserve">    </w:t>
      </w:r>
      <w:r>
        <w:rPr>
          <w:rFonts w:hint="eastAsia"/>
          <w:sz w:val="24"/>
          <w:szCs w:val="24"/>
        </w:rPr>
        <w:t>）运算。</w:t>
      </w:r>
    </w:p>
    <w:p w14:paraId="52B76EB2" w14:textId="77777777" w:rsidR="00A83BD8" w:rsidRDefault="00000000">
      <w:pPr>
        <w:rPr>
          <w:sz w:val="24"/>
          <w:szCs w:val="24"/>
        </w:rPr>
      </w:pPr>
      <w:r>
        <w:rPr>
          <w:rFonts w:hint="eastAsia"/>
          <w:sz w:val="24"/>
          <w:szCs w:val="24"/>
        </w:rPr>
        <w:t>A)</w:t>
      </w:r>
      <w:r>
        <w:rPr>
          <w:rFonts w:hint="eastAsia"/>
          <w:sz w:val="24"/>
          <w:szCs w:val="24"/>
        </w:rPr>
        <w:tab/>
      </w:r>
      <w:r>
        <w:rPr>
          <w:rFonts w:hint="eastAsia"/>
          <w:sz w:val="24"/>
          <w:szCs w:val="24"/>
        </w:rPr>
        <w:t>并</w:t>
      </w:r>
    </w:p>
    <w:p w14:paraId="621E783C" w14:textId="77777777" w:rsidR="00A83BD8" w:rsidRDefault="00000000">
      <w:pPr>
        <w:rPr>
          <w:b/>
          <w:color w:val="FF0000"/>
          <w:sz w:val="24"/>
          <w:szCs w:val="24"/>
        </w:rPr>
      </w:pPr>
      <w:r>
        <w:rPr>
          <w:rFonts w:hint="eastAsia"/>
          <w:b/>
          <w:color w:val="FF0000"/>
          <w:sz w:val="24"/>
          <w:szCs w:val="24"/>
        </w:rPr>
        <w:t>B)</w:t>
      </w:r>
      <w:r>
        <w:rPr>
          <w:rFonts w:hint="eastAsia"/>
          <w:b/>
          <w:color w:val="FF0000"/>
          <w:sz w:val="24"/>
          <w:szCs w:val="24"/>
        </w:rPr>
        <w:tab/>
      </w:r>
      <w:r>
        <w:rPr>
          <w:rFonts w:hint="eastAsia"/>
          <w:b/>
          <w:color w:val="FF0000"/>
          <w:sz w:val="24"/>
          <w:szCs w:val="24"/>
          <w:u w:val="single"/>
        </w:rPr>
        <w:t>交</w:t>
      </w:r>
    </w:p>
    <w:p w14:paraId="45F770E9" w14:textId="77777777" w:rsidR="00A83BD8" w:rsidRDefault="00000000">
      <w:pPr>
        <w:rPr>
          <w:sz w:val="24"/>
          <w:szCs w:val="24"/>
        </w:rPr>
      </w:pPr>
      <w:r>
        <w:rPr>
          <w:rFonts w:hint="eastAsia"/>
          <w:sz w:val="24"/>
          <w:szCs w:val="24"/>
        </w:rPr>
        <w:t>C)</w:t>
      </w:r>
      <w:r>
        <w:rPr>
          <w:rFonts w:hint="eastAsia"/>
          <w:sz w:val="24"/>
          <w:szCs w:val="24"/>
        </w:rPr>
        <w:tab/>
      </w:r>
      <w:r>
        <w:rPr>
          <w:rFonts w:hint="eastAsia"/>
          <w:sz w:val="24"/>
          <w:szCs w:val="24"/>
        </w:rPr>
        <w:t>差</w:t>
      </w:r>
    </w:p>
    <w:p w14:paraId="40B36FB0" w14:textId="77777777" w:rsidR="00A83BD8" w:rsidRDefault="00000000">
      <w:pPr>
        <w:rPr>
          <w:sz w:val="24"/>
          <w:szCs w:val="24"/>
        </w:rPr>
      </w:pPr>
      <w:r>
        <w:rPr>
          <w:rFonts w:hint="eastAsia"/>
          <w:sz w:val="24"/>
          <w:szCs w:val="24"/>
        </w:rPr>
        <w:t>D)</w:t>
      </w:r>
      <w:r>
        <w:rPr>
          <w:rFonts w:hint="eastAsia"/>
          <w:sz w:val="24"/>
          <w:szCs w:val="24"/>
        </w:rPr>
        <w:tab/>
      </w:r>
      <w:r>
        <w:rPr>
          <w:rFonts w:hint="eastAsia"/>
          <w:sz w:val="24"/>
          <w:szCs w:val="24"/>
        </w:rPr>
        <w:t>除</w:t>
      </w:r>
    </w:p>
    <w:p w14:paraId="3ED092FF" w14:textId="77777777" w:rsidR="00A83BD8" w:rsidRDefault="00A83BD8">
      <w:pPr>
        <w:rPr>
          <w:sz w:val="24"/>
          <w:szCs w:val="24"/>
        </w:rPr>
      </w:pPr>
    </w:p>
    <w:p w14:paraId="62A4153B" w14:textId="77777777" w:rsidR="00A83BD8" w:rsidRDefault="00000000">
      <w:pPr>
        <w:pStyle w:val="a"/>
        <w:ind w:left="480" w:hanging="480"/>
        <w:rPr>
          <w:sz w:val="24"/>
          <w:szCs w:val="24"/>
        </w:rPr>
      </w:pPr>
      <w:r>
        <w:rPr>
          <w:rFonts w:hint="eastAsia"/>
          <w:sz w:val="24"/>
          <w:szCs w:val="24"/>
        </w:rPr>
        <w:t>设有</w:t>
      </w:r>
      <w:bookmarkStart w:id="14" w:name="OLE_LINK9"/>
      <w:bookmarkStart w:id="15" w:name="OLE_LINK10"/>
      <w:bookmarkStart w:id="16" w:name="OLE_LINK11"/>
      <w:bookmarkStart w:id="17" w:name="OLE_LINK12"/>
      <w:r>
        <w:rPr>
          <w:rFonts w:hint="eastAsia"/>
          <w:sz w:val="24"/>
          <w:szCs w:val="24"/>
        </w:rPr>
        <w:t>一个学生档案的关系数据库，关系模式是：学生</w:t>
      </w:r>
      <w:r>
        <w:rPr>
          <w:rFonts w:hint="eastAsia"/>
          <w:sz w:val="24"/>
          <w:szCs w:val="24"/>
        </w:rPr>
        <w:t>(</w:t>
      </w:r>
      <w:bookmarkEnd w:id="14"/>
      <w:bookmarkEnd w:id="15"/>
      <w:bookmarkEnd w:id="16"/>
      <w:bookmarkEnd w:id="17"/>
      <w:r>
        <w:rPr>
          <w:rFonts w:hint="eastAsia"/>
          <w:sz w:val="24"/>
          <w:szCs w:val="24"/>
        </w:rPr>
        <w:t>学号</w:t>
      </w:r>
      <w:r>
        <w:rPr>
          <w:rFonts w:hint="eastAsia"/>
          <w:sz w:val="24"/>
          <w:szCs w:val="24"/>
        </w:rPr>
        <w:t>,</w:t>
      </w:r>
      <w:r>
        <w:rPr>
          <w:rFonts w:hint="eastAsia"/>
          <w:sz w:val="24"/>
          <w:szCs w:val="24"/>
        </w:rPr>
        <w:t>姓名</w:t>
      </w:r>
      <w:r>
        <w:rPr>
          <w:rFonts w:hint="eastAsia"/>
          <w:sz w:val="24"/>
          <w:szCs w:val="24"/>
        </w:rPr>
        <w:t>,</w:t>
      </w:r>
      <w:r>
        <w:rPr>
          <w:rFonts w:hint="eastAsia"/>
          <w:sz w:val="24"/>
          <w:szCs w:val="24"/>
        </w:rPr>
        <w:t>性别</w:t>
      </w:r>
      <w:r>
        <w:rPr>
          <w:rFonts w:hint="eastAsia"/>
          <w:sz w:val="24"/>
          <w:szCs w:val="24"/>
        </w:rPr>
        <w:t>,</w:t>
      </w:r>
      <w:r>
        <w:rPr>
          <w:rFonts w:hint="eastAsia"/>
          <w:sz w:val="24"/>
          <w:szCs w:val="24"/>
        </w:rPr>
        <w:t>年龄</w:t>
      </w:r>
      <w:r>
        <w:rPr>
          <w:rFonts w:hint="eastAsia"/>
          <w:sz w:val="24"/>
          <w:szCs w:val="24"/>
        </w:rPr>
        <w:t>)</w:t>
      </w:r>
      <w:r>
        <w:rPr>
          <w:rFonts w:hint="eastAsia"/>
          <w:sz w:val="24"/>
          <w:szCs w:val="24"/>
        </w:rPr>
        <w:t>。则“从学生档案数据库中检索学生年龄小于</w:t>
      </w:r>
      <w:r>
        <w:rPr>
          <w:rFonts w:hint="eastAsia"/>
          <w:sz w:val="24"/>
          <w:szCs w:val="24"/>
        </w:rPr>
        <w:t>22</w:t>
      </w:r>
      <w:r>
        <w:rPr>
          <w:rFonts w:hint="eastAsia"/>
          <w:sz w:val="24"/>
          <w:szCs w:val="24"/>
        </w:rPr>
        <w:t>岁的学生的姓名”的关系代数式是（</w:t>
      </w:r>
      <w:r>
        <w:rPr>
          <w:rFonts w:hint="eastAsia"/>
          <w:sz w:val="24"/>
          <w:szCs w:val="24"/>
        </w:rPr>
        <w:t xml:space="preserve">    </w:t>
      </w:r>
      <w:r>
        <w:rPr>
          <w:rFonts w:hint="eastAsia"/>
          <w:sz w:val="24"/>
          <w:szCs w:val="24"/>
        </w:rPr>
        <w:t>）。</w:t>
      </w:r>
    </w:p>
    <w:p w14:paraId="4BCF550B" w14:textId="77777777" w:rsidR="00A83BD8" w:rsidRDefault="00000000">
      <w:pPr>
        <w:rPr>
          <w:sz w:val="24"/>
          <w:szCs w:val="24"/>
        </w:rPr>
      </w:pPr>
      <w:r>
        <w:rPr>
          <w:rFonts w:hint="eastAsia"/>
          <w:sz w:val="24"/>
          <w:szCs w:val="24"/>
        </w:rPr>
        <w:t>A)</w:t>
      </w:r>
      <w:r>
        <w:rPr>
          <w:rFonts w:hint="eastAsia"/>
          <w:sz w:val="24"/>
          <w:szCs w:val="24"/>
        </w:rPr>
        <w:tab/>
      </w:r>
      <w:r>
        <w:rPr>
          <w:rFonts w:ascii="宋体" w:hAnsi="宋体" w:hint="eastAsia"/>
          <w:sz w:val="24"/>
          <w:szCs w:val="24"/>
        </w:rPr>
        <w:t>σ</w:t>
      </w:r>
      <w:r>
        <w:rPr>
          <w:rFonts w:hint="eastAsia"/>
          <w:sz w:val="24"/>
          <w:szCs w:val="24"/>
          <w:vertAlign w:val="subscript"/>
        </w:rPr>
        <w:t>SN</w:t>
      </w:r>
      <w:r>
        <w:rPr>
          <w:rFonts w:hint="eastAsia"/>
          <w:sz w:val="24"/>
          <w:szCs w:val="24"/>
        </w:rPr>
        <w:t>(</w:t>
      </w:r>
      <w:r>
        <w:rPr>
          <w:rFonts w:hint="eastAsia"/>
          <w:sz w:val="24"/>
          <w:szCs w:val="24"/>
        </w:rPr>
        <w:t>∏</w:t>
      </w:r>
      <w:r>
        <w:rPr>
          <w:rFonts w:hint="eastAsia"/>
          <w:sz w:val="24"/>
          <w:szCs w:val="24"/>
          <w:vertAlign w:val="subscript"/>
        </w:rPr>
        <w:t>年龄</w:t>
      </w:r>
      <w:r>
        <w:rPr>
          <w:rFonts w:hint="eastAsia"/>
          <w:sz w:val="24"/>
          <w:szCs w:val="24"/>
          <w:vertAlign w:val="subscript"/>
        </w:rPr>
        <w:t>&lt;22</w:t>
      </w:r>
      <w:r>
        <w:rPr>
          <w:rFonts w:hint="eastAsia"/>
          <w:sz w:val="24"/>
          <w:szCs w:val="24"/>
        </w:rPr>
        <w:t>(</w:t>
      </w:r>
      <w:r>
        <w:rPr>
          <w:rFonts w:hint="eastAsia"/>
          <w:sz w:val="24"/>
          <w:szCs w:val="24"/>
        </w:rPr>
        <w:t>学生</w:t>
      </w:r>
      <w:r>
        <w:rPr>
          <w:rFonts w:hint="eastAsia"/>
          <w:sz w:val="24"/>
          <w:szCs w:val="24"/>
        </w:rPr>
        <w:t>))</w:t>
      </w:r>
    </w:p>
    <w:p w14:paraId="6BFE7450" w14:textId="77777777" w:rsidR="00A83BD8" w:rsidRDefault="00000000">
      <w:pPr>
        <w:rPr>
          <w:b/>
          <w:color w:val="FF0000"/>
          <w:sz w:val="24"/>
          <w:szCs w:val="24"/>
          <w:u w:val="single"/>
        </w:rPr>
      </w:pPr>
      <w:r>
        <w:rPr>
          <w:rFonts w:hint="eastAsia"/>
          <w:b/>
          <w:color w:val="FF0000"/>
          <w:sz w:val="24"/>
          <w:szCs w:val="24"/>
        </w:rPr>
        <w:t>B)</w:t>
      </w:r>
      <w:r>
        <w:rPr>
          <w:rFonts w:hint="eastAsia"/>
          <w:b/>
          <w:color w:val="FF0000"/>
          <w:sz w:val="24"/>
          <w:szCs w:val="24"/>
        </w:rPr>
        <w:tab/>
      </w:r>
      <w:r>
        <w:rPr>
          <w:rFonts w:hint="eastAsia"/>
          <w:b/>
          <w:color w:val="FF0000"/>
          <w:sz w:val="24"/>
          <w:szCs w:val="24"/>
          <w:u w:val="single"/>
        </w:rPr>
        <w:t>∏</w:t>
      </w:r>
      <w:r>
        <w:rPr>
          <w:rFonts w:hint="eastAsia"/>
          <w:b/>
          <w:color w:val="FF0000"/>
          <w:sz w:val="24"/>
          <w:szCs w:val="24"/>
          <w:u w:val="single"/>
          <w:vertAlign w:val="subscript"/>
        </w:rPr>
        <w:t>SN</w:t>
      </w:r>
      <w:r>
        <w:rPr>
          <w:rFonts w:hint="eastAsia"/>
          <w:b/>
          <w:color w:val="FF0000"/>
          <w:sz w:val="24"/>
          <w:szCs w:val="24"/>
          <w:u w:val="single"/>
        </w:rPr>
        <w:t>(</w:t>
      </w:r>
      <w:r>
        <w:rPr>
          <w:rFonts w:hint="eastAsia"/>
          <w:b/>
          <w:color w:val="FF0000"/>
          <w:sz w:val="24"/>
          <w:szCs w:val="24"/>
          <w:u w:val="single"/>
          <w:vertAlign w:val="subscript"/>
        </w:rPr>
        <w:t>年龄</w:t>
      </w:r>
      <w:r>
        <w:rPr>
          <w:rFonts w:hint="eastAsia"/>
          <w:b/>
          <w:color w:val="FF0000"/>
          <w:sz w:val="24"/>
          <w:szCs w:val="24"/>
          <w:u w:val="single"/>
          <w:vertAlign w:val="subscript"/>
        </w:rPr>
        <w:t>&lt;22</w:t>
      </w:r>
      <w:r>
        <w:rPr>
          <w:rFonts w:hint="eastAsia"/>
          <w:b/>
          <w:color w:val="FF0000"/>
          <w:sz w:val="24"/>
          <w:szCs w:val="24"/>
          <w:u w:val="single"/>
        </w:rPr>
        <w:t>(</w:t>
      </w:r>
      <w:r>
        <w:rPr>
          <w:rFonts w:hint="eastAsia"/>
          <w:b/>
          <w:color w:val="FF0000"/>
          <w:sz w:val="24"/>
          <w:szCs w:val="24"/>
          <w:u w:val="single"/>
        </w:rPr>
        <w:t>学生</w:t>
      </w:r>
      <w:r>
        <w:rPr>
          <w:rFonts w:hint="eastAsia"/>
          <w:b/>
          <w:color w:val="FF0000"/>
          <w:sz w:val="24"/>
          <w:szCs w:val="24"/>
          <w:u w:val="single"/>
        </w:rPr>
        <w:t>))</w:t>
      </w:r>
    </w:p>
    <w:p w14:paraId="1BC121CB" w14:textId="77777777" w:rsidR="00A83BD8" w:rsidRDefault="00000000">
      <w:pPr>
        <w:rPr>
          <w:sz w:val="24"/>
          <w:szCs w:val="24"/>
        </w:rPr>
      </w:pPr>
      <w:r>
        <w:rPr>
          <w:rFonts w:hint="eastAsia"/>
          <w:sz w:val="24"/>
          <w:szCs w:val="24"/>
        </w:rPr>
        <w:t>C)</w:t>
      </w:r>
      <w:r>
        <w:rPr>
          <w:rFonts w:hint="eastAsia"/>
          <w:sz w:val="24"/>
          <w:szCs w:val="24"/>
        </w:rPr>
        <w:tab/>
      </w:r>
      <w:r>
        <w:rPr>
          <w:rFonts w:hint="eastAsia"/>
          <w:sz w:val="24"/>
          <w:szCs w:val="24"/>
        </w:rPr>
        <w:t>∏</w:t>
      </w:r>
      <w:r>
        <w:rPr>
          <w:rFonts w:hint="eastAsia"/>
          <w:sz w:val="24"/>
          <w:szCs w:val="24"/>
          <w:vertAlign w:val="subscript"/>
        </w:rPr>
        <w:t>SN</w:t>
      </w:r>
      <w:r>
        <w:rPr>
          <w:rFonts w:hint="eastAsia"/>
          <w:sz w:val="24"/>
          <w:szCs w:val="24"/>
        </w:rPr>
        <w:t>(</w:t>
      </w:r>
      <w:r>
        <w:rPr>
          <w:rFonts w:hint="eastAsia"/>
          <w:sz w:val="24"/>
          <w:szCs w:val="24"/>
        </w:rPr>
        <w:t>∏</w:t>
      </w:r>
      <w:r>
        <w:rPr>
          <w:rFonts w:hint="eastAsia"/>
          <w:sz w:val="24"/>
          <w:szCs w:val="24"/>
          <w:vertAlign w:val="subscript"/>
        </w:rPr>
        <w:t>年龄</w:t>
      </w:r>
      <w:r>
        <w:rPr>
          <w:rFonts w:hint="eastAsia"/>
          <w:sz w:val="24"/>
          <w:szCs w:val="24"/>
          <w:vertAlign w:val="subscript"/>
        </w:rPr>
        <w:t>&lt;22</w:t>
      </w:r>
      <w:r>
        <w:rPr>
          <w:rFonts w:hint="eastAsia"/>
          <w:sz w:val="24"/>
          <w:szCs w:val="24"/>
        </w:rPr>
        <w:t>(</w:t>
      </w:r>
      <w:r>
        <w:rPr>
          <w:rFonts w:hint="eastAsia"/>
          <w:sz w:val="24"/>
          <w:szCs w:val="24"/>
        </w:rPr>
        <w:t>学生</w:t>
      </w:r>
      <w:r>
        <w:rPr>
          <w:rFonts w:hint="eastAsia"/>
          <w:sz w:val="24"/>
          <w:szCs w:val="24"/>
        </w:rPr>
        <w:t>))</w:t>
      </w:r>
    </w:p>
    <w:p w14:paraId="5B3A1E9E" w14:textId="77777777" w:rsidR="00A83BD8" w:rsidRDefault="00000000">
      <w:pPr>
        <w:rPr>
          <w:sz w:val="24"/>
          <w:szCs w:val="24"/>
        </w:rPr>
      </w:pPr>
      <w:r>
        <w:rPr>
          <w:rFonts w:hint="eastAsia"/>
          <w:sz w:val="24"/>
          <w:szCs w:val="24"/>
        </w:rPr>
        <w:t>D)</w:t>
      </w:r>
      <w:r>
        <w:rPr>
          <w:rFonts w:hint="eastAsia"/>
          <w:sz w:val="24"/>
          <w:szCs w:val="24"/>
        </w:rPr>
        <w:tab/>
      </w:r>
      <w:r>
        <w:rPr>
          <w:rFonts w:ascii="宋体" w:hAnsi="宋体" w:hint="eastAsia"/>
          <w:sz w:val="24"/>
          <w:szCs w:val="24"/>
        </w:rPr>
        <w:t>σ</w:t>
      </w:r>
      <w:r>
        <w:rPr>
          <w:rFonts w:hint="eastAsia"/>
          <w:sz w:val="24"/>
          <w:szCs w:val="24"/>
          <w:vertAlign w:val="subscript"/>
        </w:rPr>
        <w:t>SN</w:t>
      </w:r>
      <w:r>
        <w:rPr>
          <w:rFonts w:hint="eastAsia"/>
          <w:sz w:val="24"/>
          <w:szCs w:val="24"/>
        </w:rPr>
        <w:t>(</w:t>
      </w:r>
      <w:r>
        <w:rPr>
          <w:rFonts w:hint="eastAsia"/>
          <w:sz w:val="24"/>
          <w:szCs w:val="24"/>
          <w:vertAlign w:val="subscript"/>
        </w:rPr>
        <w:t>年龄</w:t>
      </w:r>
      <w:r>
        <w:rPr>
          <w:rFonts w:hint="eastAsia"/>
          <w:sz w:val="24"/>
          <w:szCs w:val="24"/>
          <w:vertAlign w:val="subscript"/>
        </w:rPr>
        <w:t>&lt;22</w:t>
      </w:r>
      <w:r>
        <w:rPr>
          <w:rFonts w:hint="eastAsia"/>
          <w:sz w:val="24"/>
          <w:szCs w:val="24"/>
        </w:rPr>
        <w:t>(</w:t>
      </w:r>
      <w:r>
        <w:rPr>
          <w:rFonts w:hint="eastAsia"/>
          <w:sz w:val="24"/>
          <w:szCs w:val="24"/>
        </w:rPr>
        <w:t>学生</w:t>
      </w:r>
      <w:r>
        <w:rPr>
          <w:rFonts w:hint="eastAsia"/>
          <w:sz w:val="24"/>
          <w:szCs w:val="24"/>
        </w:rPr>
        <w:t>))</w:t>
      </w:r>
    </w:p>
    <w:p w14:paraId="5FB5843D" w14:textId="77777777" w:rsidR="00A83BD8" w:rsidRDefault="00A83BD8">
      <w:pPr>
        <w:rPr>
          <w:sz w:val="24"/>
          <w:szCs w:val="24"/>
        </w:rPr>
      </w:pPr>
    </w:p>
    <w:p w14:paraId="519F0721" w14:textId="77777777" w:rsidR="00A83BD8" w:rsidRDefault="00000000">
      <w:pPr>
        <w:pStyle w:val="a"/>
        <w:ind w:left="480" w:hanging="480"/>
        <w:rPr>
          <w:sz w:val="24"/>
          <w:szCs w:val="24"/>
        </w:rPr>
      </w:pPr>
      <w:r>
        <w:rPr>
          <w:rFonts w:hint="eastAsia"/>
          <w:sz w:val="24"/>
          <w:szCs w:val="24"/>
        </w:rPr>
        <w:t>关系数据库的概念模型是（</w:t>
      </w:r>
      <w:r>
        <w:rPr>
          <w:rFonts w:hint="eastAsia"/>
          <w:sz w:val="24"/>
          <w:szCs w:val="24"/>
        </w:rPr>
        <w:t xml:space="preserve">    </w:t>
      </w:r>
      <w:r>
        <w:rPr>
          <w:rFonts w:hint="eastAsia"/>
          <w:sz w:val="24"/>
          <w:szCs w:val="24"/>
        </w:rPr>
        <w:t>）。</w:t>
      </w:r>
    </w:p>
    <w:p w14:paraId="5CE15733" w14:textId="77777777" w:rsidR="00A83BD8" w:rsidRDefault="00000000">
      <w:pPr>
        <w:rPr>
          <w:b/>
          <w:color w:val="FF0000"/>
          <w:sz w:val="24"/>
          <w:szCs w:val="24"/>
          <w:u w:val="single"/>
        </w:rPr>
      </w:pPr>
      <w:r>
        <w:rPr>
          <w:rFonts w:hint="eastAsia"/>
          <w:b/>
          <w:color w:val="FF0000"/>
          <w:sz w:val="24"/>
          <w:szCs w:val="24"/>
        </w:rPr>
        <w:t>A)</w:t>
      </w:r>
      <w:r>
        <w:rPr>
          <w:rFonts w:hint="eastAsia"/>
          <w:b/>
          <w:color w:val="FF0000"/>
          <w:sz w:val="24"/>
          <w:szCs w:val="24"/>
        </w:rPr>
        <w:tab/>
      </w:r>
      <w:r>
        <w:rPr>
          <w:rFonts w:hint="eastAsia"/>
          <w:b/>
          <w:color w:val="FF0000"/>
          <w:sz w:val="24"/>
          <w:szCs w:val="24"/>
          <w:u w:val="single"/>
        </w:rPr>
        <w:t>关系模型的集合</w:t>
      </w:r>
    </w:p>
    <w:p w14:paraId="4BDB340A" w14:textId="77777777" w:rsidR="00A83BD8" w:rsidRDefault="00000000">
      <w:pPr>
        <w:rPr>
          <w:color w:val="000000"/>
          <w:sz w:val="24"/>
          <w:szCs w:val="24"/>
        </w:rPr>
      </w:pPr>
      <w:r>
        <w:rPr>
          <w:rFonts w:hint="eastAsia"/>
          <w:color w:val="000000"/>
          <w:sz w:val="24"/>
          <w:szCs w:val="24"/>
        </w:rPr>
        <w:t>B)</w:t>
      </w:r>
      <w:r>
        <w:rPr>
          <w:rFonts w:hint="eastAsia"/>
          <w:color w:val="000000"/>
          <w:sz w:val="24"/>
          <w:szCs w:val="24"/>
        </w:rPr>
        <w:tab/>
      </w:r>
      <w:r>
        <w:rPr>
          <w:rFonts w:hint="eastAsia"/>
          <w:color w:val="000000"/>
          <w:sz w:val="24"/>
          <w:szCs w:val="24"/>
        </w:rPr>
        <w:t>关系模式的集合</w:t>
      </w:r>
    </w:p>
    <w:p w14:paraId="33684EC8" w14:textId="77777777" w:rsidR="00A83BD8" w:rsidRDefault="00000000">
      <w:pPr>
        <w:rPr>
          <w:sz w:val="24"/>
          <w:szCs w:val="24"/>
        </w:rPr>
      </w:pPr>
      <w:r>
        <w:rPr>
          <w:rFonts w:hint="eastAsia"/>
          <w:sz w:val="24"/>
          <w:szCs w:val="24"/>
        </w:rPr>
        <w:t>C)</w:t>
      </w:r>
      <w:r>
        <w:rPr>
          <w:rFonts w:hint="eastAsia"/>
          <w:sz w:val="24"/>
          <w:szCs w:val="24"/>
        </w:rPr>
        <w:tab/>
      </w:r>
      <w:r>
        <w:rPr>
          <w:rFonts w:hint="eastAsia"/>
          <w:sz w:val="24"/>
          <w:szCs w:val="24"/>
        </w:rPr>
        <w:t>关系子模式的集合</w:t>
      </w:r>
    </w:p>
    <w:p w14:paraId="43A31EC1" w14:textId="77777777" w:rsidR="00A83BD8" w:rsidRDefault="00000000">
      <w:pPr>
        <w:rPr>
          <w:sz w:val="24"/>
          <w:szCs w:val="24"/>
        </w:rPr>
      </w:pPr>
      <w:r>
        <w:rPr>
          <w:rFonts w:hint="eastAsia"/>
          <w:sz w:val="24"/>
          <w:szCs w:val="24"/>
        </w:rPr>
        <w:t>D)</w:t>
      </w:r>
      <w:r>
        <w:rPr>
          <w:rFonts w:hint="eastAsia"/>
          <w:sz w:val="24"/>
          <w:szCs w:val="24"/>
        </w:rPr>
        <w:tab/>
      </w:r>
      <w:r>
        <w:rPr>
          <w:rFonts w:hint="eastAsia"/>
          <w:sz w:val="24"/>
          <w:szCs w:val="24"/>
        </w:rPr>
        <w:t>存储模式的集合</w:t>
      </w:r>
    </w:p>
    <w:p w14:paraId="63DFB29E" w14:textId="77777777" w:rsidR="00A83BD8" w:rsidRDefault="00A83BD8">
      <w:pPr>
        <w:rPr>
          <w:sz w:val="24"/>
          <w:szCs w:val="24"/>
        </w:rPr>
      </w:pPr>
    </w:p>
    <w:p w14:paraId="17D455CE" w14:textId="77777777" w:rsidR="00A83BD8" w:rsidRDefault="00000000">
      <w:pPr>
        <w:pStyle w:val="a"/>
        <w:ind w:left="480" w:hanging="480"/>
        <w:rPr>
          <w:sz w:val="24"/>
          <w:szCs w:val="24"/>
        </w:rPr>
      </w:pPr>
      <w:r>
        <w:rPr>
          <w:rFonts w:hint="eastAsia"/>
          <w:sz w:val="24"/>
          <w:szCs w:val="24"/>
        </w:rPr>
        <w:t>现实世界中事物的特性在信息世界中称为（</w:t>
      </w:r>
      <w:r>
        <w:rPr>
          <w:rFonts w:hint="eastAsia"/>
          <w:sz w:val="24"/>
          <w:szCs w:val="24"/>
        </w:rPr>
        <w:t xml:space="preserve">    </w:t>
      </w:r>
      <w:r>
        <w:rPr>
          <w:rFonts w:hint="eastAsia"/>
          <w:sz w:val="24"/>
          <w:szCs w:val="24"/>
        </w:rPr>
        <w:t>）。</w:t>
      </w:r>
    </w:p>
    <w:p w14:paraId="47EC83B9" w14:textId="77777777" w:rsidR="00A83BD8" w:rsidRDefault="00000000">
      <w:pPr>
        <w:rPr>
          <w:sz w:val="24"/>
          <w:szCs w:val="24"/>
        </w:rPr>
      </w:pPr>
      <w:r>
        <w:rPr>
          <w:rFonts w:hint="eastAsia"/>
          <w:sz w:val="24"/>
          <w:szCs w:val="24"/>
        </w:rPr>
        <w:t>A)</w:t>
      </w:r>
      <w:r>
        <w:rPr>
          <w:rFonts w:hint="eastAsia"/>
          <w:sz w:val="24"/>
          <w:szCs w:val="24"/>
        </w:rPr>
        <w:tab/>
      </w:r>
      <w:r>
        <w:rPr>
          <w:rFonts w:hint="eastAsia"/>
          <w:sz w:val="24"/>
          <w:szCs w:val="24"/>
        </w:rPr>
        <w:t>实体</w:t>
      </w:r>
    </w:p>
    <w:p w14:paraId="57861969" w14:textId="77777777" w:rsidR="00A83BD8" w:rsidRDefault="00000000">
      <w:pPr>
        <w:rPr>
          <w:sz w:val="24"/>
          <w:szCs w:val="24"/>
        </w:rPr>
      </w:pPr>
      <w:r>
        <w:rPr>
          <w:rFonts w:hint="eastAsia"/>
          <w:sz w:val="24"/>
          <w:szCs w:val="24"/>
        </w:rPr>
        <w:t>B)</w:t>
      </w:r>
      <w:r>
        <w:rPr>
          <w:rFonts w:hint="eastAsia"/>
          <w:sz w:val="24"/>
          <w:szCs w:val="24"/>
        </w:rPr>
        <w:tab/>
      </w:r>
      <w:r>
        <w:rPr>
          <w:rFonts w:hint="eastAsia"/>
          <w:sz w:val="24"/>
          <w:szCs w:val="24"/>
        </w:rPr>
        <w:t>实体标识符</w:t>
      </w:r>
    </w:p>
    <w:p w14:paraId="4E89BCBE" w14:textId="77777777" w:rsidR="00A83BD8" w:rsidRDefault="00000000">
      <w:pPr>
        <w:rPr>
          <w:b/>
          <w:color w:val="FF0000"/>
          <w:sz w:val="24"/>
          <w:szCs w:val="24"/>
        </w:rPr>
      </w:pPr>
      <w:r>
        <w:rPr>
          <w:rFonts w:hint="eastAsia"/>
          <w:b/>
          <w:color w:val="FF0000"/>
          <w:sz w:val="24"/>
          <w:szCs w:val="24"/>
        </w:rPr>
        <w:t>C)</w:t>
      </w:r>
      <w:r>
        <w:rPr>
          <w:rFonts w:hint="eastAsia"/>
          <w:b/>
          <w:color w:val="FF0000"/>
          <w:sz w:val="24"/>
          <w:szCs w:val="24"/>
        </w:rPr>
        <w:tab/>
      </w:r>
      <w:r>
        <w:rPr>
          <w:rFonts w:hint="eastAsia"/>
          <w:b/>
          <w:color w:val="FF0000"/>
          <w:sz w:val="24"/>
          <w:szCs w:val="24"/>
        </w:rPr>
        <w:t>属性</w:t>
      </w:r>
    </w:p>
    <w:p w14:paraId="151A9892" w14:textId="77777777" w:rsidR="00A83BD8" w:rsidRDefault="00000000">
      <w:pPr>
        <w:rPr>
          <w:sz w:val="24"/>
          <w:szCs w:val="24"/>
        </w:rPr>
      </w:pPr>
      <w:r>
        <w:rPr>
          <w:rFonts w:hint="eastAsia"/>
          <w:sz w:val="24"/>
          <w:szCs w:val="24"/>
        </w:rPr>
        <w:t>D)</w:t>
      </w:r>
      <w:r>
        <w:rPr>
          <w:rFonts w:hint="eastAsia"/>
          <w:sz w:val="24"/>
          <w:szCs w:val="24"/>
        </w:rPr>
        <w:tab/>
      </w:r>
      <w:r>
        <w:rPr>
          <w:rFonts w:hint="eastAsia"/>
          <w:sz w:val="24"/>
          <w:szCs w:val="24"/>
        </w:rPr>
        <w:t>关键码</w:t>
      </w:r>
    </w:p>
    <w:p w14:paraId="385BE0D2" w14:textId="77777777" w:rsidR="00A83BD8" w:rsidRDefault="00A83BD8">
      <w:pPr>
        <w:rPr>
          <w:sz w:val="24"/>
          <w:szCs w:val="24"/>
        </w:rPr>
      </w:pPr>
    </w:p>
    <w:p w14:paraId="37CCB294" w14:textId="77777777" w:rsidR="00A83BD8" w:rsidRDefault="00000000">
      <w:pPr>
        <w:pStyle w:val="a"/>
        <w:ind w:left="480" w:hanging="480"/>
        <w:rPr>
          <w:sz w:val="24"/>
          <w:szCs w:val="24"/>
        </w:rPr>
      </w:pPr>
      <w:proofErr w:type="gramStart"/>
      <w:r>
        <w:rPr>
          <w:rFonts w:hint="eastAsia"/>
          <w:sz w:val="24"/>
          <w:szCs w:val="24"/>
        </w:rPr>
        <w:t>设关系</w:t>
      </w:r>
      <w:proofErr w:type="gramEnd"/>
      <w:r>
        <w:rPr>
          <w:rFonts w:hint="eastAsia"/>
          <w:sz w:val="24"/>
          <w:szCs w:val="24"/>
        </w:rPr>
        <w:t>R(A,B,C)</w:t>
      </w:r>
      <w:r>
        <w:rPr>
          <w:rFonts w:hint="eastAsia"/>
          <w:sz w:val="24"/>
          <w:szCs w:val="24"/>
        </w:rPr>
        <w:t>和</w:t>
      </w:r>
      <w:r>
        <w:rPr>
          <w:rFonts w:hint="eastAsia"/>
          <w:sz w:val="24"/>
          <w:szCs w:val="24"/>
        </w:rPr>
        <w:t>S(A,D)</w:t>
      </w:r>
      <w:r>
        <w:rPr>
          <w:rFonts w:hint="eastAsia"/>
          <w:sz w:val="24"/>
          <w:szCs w:val="24"/>
        </w:rPr>
        <w:t>，与自然连接</w:t>
      </w:r>
      <w:r>
        <w:rPr>
          <w:rFonts w:hint="eastAsia"/>
          <w:sz w:val="24"/>
          <w:szCs w:val="24"/>
        </w:rPr>
        <w:t>R</w:t>
      </w:r>
      <w:r>
        <w:rPr>
          <w:rFonts w:hint="eastAsia"/>
          <w:sz w:val="24"/>
          <w:szCs w:val="24"/>
        </w:rPr>
        <w:t>∞</w:t>
      </w:r>
      <w:r>
        <w:rPr>
          <w:rFonts w:hint="eastAsia"/>
          <w:sz w:val="24"/>
          <w:szCs w:val="24"/>
        </w:rPr>
        <w:t>S</w:t>
      </w:r>
      <w:r>
        <w:rPr>
          <w:rFonts w:hint="eastAsia"/>
          <w:sz w:val="24"/>
          <w:szCs w:val="24"/>
        </w:rPr>
        <w:t>等价的关系代数表达式是（</w:t>
      </w:r>
      <w:r>
        <w:rPr>
          <w:rFonts w:hint="eastAsia"/>
          <w:sz w:val="24"/>
          <w:szCs w:val="24"/>
        </w:rPr>
        <w:t xml:space="preserve">    </w:t>
      </w:r>
      <w:r>
        <w:rPr>
          <w:rFonts w:hint="eastAsia"/>
          <w:sz w:val="24"/>
          <w:szCs w:val="24"/>
        </w:rPr>
        <w:t>）。</w:t>
      </w:r>
    </w:p>
    <w:p w14:paraId="42EBACE2" w14:textId="77777777" w:rsidR="00A83BD8" w:rsidRDefault="00000000">
      <w:pPr>
        <w:rPr>
          <w:sz w:val="24"/>
          <w:szCs w:val="24"/>
        </w:rPr>
      </w:pPr>
      <w:r>
        <w:rPr>
          <w:sz w:val="24"/>
          <w:szCs w:val="24"/>
        </w:rPr>
        <w:t>A)</w:t>
      </w:r>
      <w:r>
        <w:rPr>
          <w:sz w:val="24"/>
          <w:szCs w:val="24"/>
        </w:rPr>
        <w:tab/>
      </w:r>
      <w:r>
        <w:rPr>
          <w:rFonts w:ascii="宋体" w:hAnsi="宋体" w:hint="eastAsia"/>
          <w:sz w:val="24"/>
          <w:szCs w:val="24"/>
        </w:rPr>
        <w:t>σ</w:t>
      </w:r>
      <w:r>
        <w:rPr>
          <w:sz w:val="24"/>
          <w:szCs w:val="24"/>
          <w:vertAlign w:val="subscript"/>
        </w:rPr>
        <w:t>R.A=S.A</w:t>
      </w:r>
      <w:r>
        <w:rPr>
          <w:sz w:val="24"/>
          <w:szCs w:val="24"/>
        </w:rPr>
        <w:t>(R×S)</w:t>
      </w:r>
    </w:p>
    <w:p w14:paraId="66544120" w14:textId="77777777" w:rsidR="00A83BD8" w:rsidRDefault="00000000">
      <w:pPr>
        <w:rPr>
          <w:sz w:val="24"/>
          <w:szCs w:val="24"/>
        </w:rPr>
      </w:pPr>
      <w:r>
        <w:rPr>
          <w:sz w:val="24"/>
          <w:szCs w:val="24"/>
        </w:rPr>
        <w:t>B)</w:t>
      </w:r>
      <w:r>
        <w:rPr>
          <w:sz w:val="24"/>
          <w:szCs w:val="24"/>
        </w:rPr>
        <w:tab/>
        <w:t>R×S</w:t>
      </w:r>
    </w:p>
    <w:p w14:paraId="49535F76" w14:textId="77777777" w:rsidR="00A83BD8" w:rsidRDefault="00000000">
      <w:pPr>
        <w:rPr>
          <w:b/>
          <w:color w:val="FF0000"/>
          <w:sz w:val="24"/>
          <w:szCs w:val="24"/>
        </w:rPr>
      </w:pPr>
      <w:r>
        <w:rPr>
          <w:rFonts w:hint="eastAsia"/>
          <w:b/>
          <w:color w:val="FF0000"/>
          <w:sz w:val="24"/>
          <w:szCs w:val="24"/>
        </w:rPr>
        <w:t>C)</w:t>
      </w:r>
      <w:r>
        <w:rPr>
          <w:rFonts w:hint="eastAsia"/>
          <w:b/>
          <w:color w:val="FF0000"/>
          <w:sz w:val="24"/>
          <w:szCs w:val="24"/>
        </w:rPr>
        <w:tab/>
      </w:r>
      <w:r>
        <w:rPr>
          <w:rFonts w:hint="eastAsia"/>
          <w:b/>
          <w:color w:val="FF0000"/>
          <w:sz w:val="24"/>
          <w:szCs w:val="24"/>
          <w:u w:val="single"/>
        </w:rPr>
        <w:t>∏</w:t>
      </w:r>
      <w:r>
        <w:rPr>
          <w:rFonts w:hint="eastAsia"/>
          <w:b/>
          <w:color w:val="FF0000"/>
          <w:sz w:val="24"/>
          <w:szCs w:val="24"/>
          <w:u w:val="single"/>
          <w:vertAlign w:val="subscript"/>
        </w:rPr>
        <w:t>B,C,S.A,D</w:t>
      </w:r>
      <w:r>
        <w:rPr>
          <w:rFonts w:hint="eastAsia"/>
          <w:b/>
          <w:color w:val="FF0000"/>
          <w:sz w:val="24"/>
          <w:szCs w:val="24"/>
          <w:u w:val="single"/>
        </w:rPr>
        <w:t>(</w:t>
      </w:r>
      <w:r>
        <w:rPr>
          <w:rFonts w:ascii="宋体" w:hAnsi="宋体" w:hint="eastAsia"/>
          <w:b/>
          <w:color w:val="FF0000"/>
          <w:sz w:val="24"/>
          <w:szCs w:val="24"/>
          <w:u w:val="single"/>
        </w:rPr>
        <w:t>σ</w:t>
      </w:r>
      <w:r>
        <w:rPr>
          <w:rFonts w:hint="eastAsia"/>
          <w:b/>
          <w:color w:val="FF0000"/>
          <w:sz w:val="24"/>
          <w:szCs w:val="24"/>
          <w:u w:val="single"/>
          <w:vertAlign w:val="subscript"/>
        </w:rPr>
        <w:t>R.A=S.A</w:t>
      </w:r>
      <w:r>
        <w:rPr>
          <w:rFonts w:hint="eastAsia"/>
          <w:b/>
          <w:color w:val="FF0000"/>
          <w:sz w:val="24"/>
          <w:szCs w:val="24"/>
          <w:u w:val="single"/>
        </w:rPr>
        <w:t>(R</w:t>
      </w:r>
      <w:r>
        <w:rPr>
          <w:rFonts w:hint="eastAsia"/>
          <w:b/>
          <w:color w:val="FF0000"/>
          <w:sz w:val="24"/>
          <w:szCs w:val="24"/>
          <w:u w:val="single"/>
        </w:rPr>
        <w:t>×</w:t>
      </w:r>
      <w:r>
        <w:rPr>
          <w:rFonts w:hint="eastAsia"/>
          <w:b/>
          <w:color w:val="FF0000"/>
          <w:sz w:val="24"/>
          <w:szCs w:val="24"/>
          <w:u w:val="single"/>
        </w:rPr>
        <w:t>S))</w:t>
      </w:r>
    </w:p>
    <w:p w14:paraId="1E820EDB" w14:textId="77777777" w:rsidR="00A83BD8" w:rsidRDefault="00000000">
      <w:pPr>
        <w:rPr>
          <w:sz w:val="24"/>
          <w:szCs w:val="24"/>
        </w:rPr>
      </w:pPr>
      <w:r>
        <w:rPr>
          <w:rFonts w:hint="eastAsia"/>
          <w:sz w:val="24"/>
          <w:szCs w:val="24"/>
        </w:rPr>
        <w:t>D)</w:t>
      </w:r>
      <w:r>
        <w:rPr>
          <w:rFonts w:hint="eastAsia"/>
          <w:sz w:val="24"/>
          <w:szCs w:val="24"/>
        </w:rPr>
        <w:tab/>
      </w:r>
      <w:r>
        <w:rPr>
          <w:rFonts w:hint="eastAsia"/>
          <w:sz w:val="24"/>
          <w:szCs w:val="24"/>
        </w:rPr>
        <w:t>∏</w:t>
      </w:r>
      <w:r>
        <w:rPr>
          <w:rFonts w:hint="eastAsia"/>
          <w:sz w:val="24"/>
          <w:szCs w:val="24"/>
          <w:vertAlign w:val="subscript"/>
        </w:rPr>
        <w:t>A,B,C,D</w:t>
      </w:r>
      <w:r>
        <w:rPr>
          <w:rFonts w:hint="eastAsia"/>
          <w:sz w:val="24"/>
          <w:szCs w:val="24"/>
        </w:rPr>
        <w:t>(R</w:t>
      </w:r>
      <w:r>
        <w:rPr>
          <w:rFonts w:hint="eastAsia"/>
          <w:sz w:val="24"/>
          <w:szCs w:val="24"/>
        </w:rPr>
        <w:t>×</w:t>
      </w:r>
      <w:r>
        <w:rPr>
          <w:rFonts w:hint="eastAsia"/>
          <w:sz w:val="24"/>
          <w:szCs w:val="24"/>
        </w:rPr>
        <w:t>S)</w:t>
      </w:r>
    </w:p>
    <w:p w14:paraId="7E80AAFE" w14:textId="77777777" w:rsidR="00A83BD8" w:rsidRDefault="00A83BD8">
      <w:pPr>
        <w:rPr>
          <w:sz w:val="24"/>
          <w:szCs w:val="24"/>
        </w:rPr>
      </w:pPr>
    </w:p>
    <w:p w14:paraId="292CBE66" w14:textId="77777777" w:rsidR="00A83BD8" w:rsidRDefault="00000000">
      <w:pPr>
        <w:pStyle w:val="a"/>
        <w:ind w:left="480" w:hanging="480"/>
        <w:rPr>
          <w:sz w:val="24"/>
          <w:szCs w:val="24"/>
        </w:rPr>
      </w:pPr>
      <w:r>
        <w:rPr>
          <w:rFonts w:hint="eastAsia"/>
          <w:sz w:val="24"/>
          <w:szCs w:val="24"/>
        </w:rPr>
        <w:t>数据库系统与文件系统的主要区别是数据的（</w:t>
      </w:r>
      <w:r>
        <w:rPr>
          <w:rFonts w:hint="eastAsia"/>
          <w:sz w:val="24"/>
          <w:szCs w:val="24"/>
        </w:rPr>
        <w:t xml:space="preserve">    </w:t>
      </w:r>
      <w:r>
        <w:rPr>
          <w:rFonts w:hint="eastAsia"/>
          <w:sz w:val="24"/>
          <w:szCs w:val="24"/>
        </w:rPr>
        <w:t>）。</w:t>
      </w:r>
    </w:p>
    <w:p w14:paraId="349106BA" w14:textId="77777777" w:rsidR="00A83BD8" w:rsidRDefault="00000000">
      <w:pPr>
        <w:rPr>
          <w:sz w:val="24"/>
          <w:szCs w:val="24"/>
        </w:rPr>
      </w:pPr>
      <w:r>
        <w:rPr>
          <w:rFonts w:hint="eastAsia"/>
          <w:sz w:val="24"/>
          <w:szCs w:val="24"/>
        </w:rPr>
        <w:t>A)</w:t>
      </w:r>
      <w:r>
        <w:rPr>
          <w:rFonts w:hint="eastAsia"/>
          <w:sz w:val="24"/>
          <w:szCs w:val="24"/>
        </w:rPr>
        <w:tab/>
      </w:r>
      <w:r>
        <w:rPr>
          <w:rFonts w:hint="eastAsia"/>
          <w:sz w:val="24"/>
          <w:szCs w:val="24"/>
        </w:rPr>
        <w:t>安全性</w:t>
      </w:r>
    </w:p>
    <w:p w14:paraId="3ABBE5D6" w14:textId="77777777" w:rsidR="00A83BD8" w:rsidRDefault="00000000">
      <w:pPr>
        <w:rPr>
          <w:sz w:val="24"/>
          <w:szCs w:val="24"/>
        </w:rPr>
      </w:pPr>
      <w:r>
        <w:rPr>
          <w:rFonts w:hint="eastAsia"/>
          <w:sz w:val="24"/>
          <w:szCs w:val="24"/>
        </w:rPr>
        <w:t>B)</w:t>
      </w:r>
      <w:r>
        <w:rPr>
          <w:rFonts w:hint="eastAsia"/>
          <w:sz w:val="24"/>
          <w:szCs w:val="24"/>
        </w:rPr>
        <w:tab/>
      </w:r>
      <w:r>
        <w:rPr>
          <w:rFonts w:hint="eastAsia"/>
          <w:sz w:val="24"/>
          <w:szCs w:val="24"/>
        </w:rPr>
        <w:t>完整性</w:t>
      </w:r>
    </w:p>
    <w:p w14:paraId="556D1B88" w14:textId="77777777" w:rsidR="00A83BD8" w:rsidRDefault="00000000">
      <w:pPr>
        <w:rPr>
          <w:sz w:val="24"/>
          <w:szCs w:val="24"/>
        </w:rPr>
      </w:pPr>
      <w:r>
        <w:rPr>
          <w:rFonts w:hint="eastAsia"/>
          <w:sz w:val="24"/>
          <w:szCs w:val="24"/>
        </w:rPr>
        <w:t>C)</w:t>
      </w:r>
      <w:r>
        <w:rPr>
          <w:rFonts w:hint="eastAsia"/>
          <w:sz w:val="24"/>
          <w:szCs w:val="24"/>
        </w:rPr>
        <w:tab/>
      </w:r>
      <w:r>
        <w:rPr>
          <w:rFonts w:hint="eastAsia"/>
          <w:sz w:val="24"/>
          <w:szCs w:val="24"/>
        </w:rPr>
        <w:t>规模量</w:t>
      </w:r>
    </w:p>
    <w:p w14:paraId="55C6139C" w14:textId="77777777" w:rsidR="00A83BD8" w:rsidRDefault="00000000">
      <w:pPr>
        <w:rPr>
          <w:b/>
          <w:color w:val="FF0000"/>
          <w:sz w:val="24"/>
          <w:szCs w:val="24"/>
          <w:u w:val="single"/>
        </w:rPr>
      </w:pPr>
      <w:r>
        <w:rPr>
          <w:rFonts w:hint="eastAsia"/>
          <w:b/>
          <w:color w:val="FF0000"/>
          <w:sz w:val="24"/>
          <w:szCs w:val="24"/>
        </w:rPr>
        <w:t>D)</w:t>
      </w:r>
      <w:r>
        <w:rPr>
          <w:rFonts w:hint="eastAsia"/>
          <w:b/>
          <w:color w:val="FF0000"/>
          <w:sz w:val="24"/>
          <w:szCs w:val="24"/>
        </w:rPr>
        <w:tab/>
      </w:r>
      <w:r>
        <w:rPr>
          <w:rFonts w:hint="eastAsia"/>
          <w:b/>
          <w:color w:val="FF0000"/>
          <w:sz w:val="24"/>
          <w:szCs w:val="24"/>
          <w:u w:val="single"/>
        </w:rPr>
        <w:t>整体结构化</w:t>
      </w:r>
    </w:p>
    <w:p w14:paraId="2AEB3465" w14:textId="77777777" w:rsidR="00A83BD8" w:rsidRDefault="00A83BD8">
      <w:pPr>
        <w:rPr>
          <w:color w:val="FF0000"/>
          <w:sz w:val="24"/>
          <w:szCs w:val="24"/>
        </w:rPr>
      </w:pPr>
    </w:p>
    <w:p w14:paraId="1C45CFAD" w14:textId="77777777" w:rsidR="00A83BD8" w:rsidRDefault="00000000">
      <w:pPr>
        <w:pStyle w:val="a"/>
        <w:ind w:left="480" w:hanging="480"/>
        <w:rPr>
          <w:sz w:val="24"/>
          <w:szCs w:val="24"/>
        </w:rPr>
      </w:pPr>
      <w:r>
        <w:rPr>
          <w:rFonts w:hint="eastAsia"/>
          <w:sz w:val="24"/>
          <w:szCs w:val="24"/>
        </w:rPr>
        <w:t>数据库（</w:t>
      </w:r>
      <w:r>
        <w:rPr>
          <w:rFonts w:hint="eastAsia"/>
          <w:sz w:val="24"/>
          <w:szCs w:val="24"/>
        </w:rPr>
        <w:t>DB</w:t>
      </w:r>
      <w:r>
        <w:rPr>
          <w:rFonts w:hint="eastAsia"/>
          <w:sz w:val="24"/>
          <w:szCs w:val="24"/>
        </w:rPr>
        <w:t>）、数据库系统（</w:t>
      </w:r>
      <w:r>
        <w:rPr>
          <w:rFonts w:hint="eastAsia"/>
          <w:sz w:val="24"/>
          <w:szCs w:val="24"/>
        </w:rPr>
        <w:t>DBS</w:t>
      </w:r>
      <w:r>
        <w:rPr>
          <w:rFonts w:hint="eastAsia"/>
          <w:sz w:val="24"/>
          <w:szCs w:val="24"/>
        </w:rPr>
        <w:t>）及数据库管理系统（</w:t>
      </w:r>
      <w:r>
        <w:rPr>
          <w:rFonts w:hint="eastAsia"/>
          <w:sz w:val="24"/>
          <w:szCs w:val="24"/>
        </w:rPr>
        <w:t>DBMS</w:t>
      </w:r>
      <w:r>
        <w:rPr>
          <w:rFonts w:hint="eastAsia"/>
          <w:sz w:val="24"/>
          <w:szCs w:val="24"/>
        </w:rPr>
        <w:t>）三者之间的关系是（</w:t>
      </w:r>
      <w:r>
        <w:rPr>
          <w:rFonts w:hint="eastAsia"/>
          <w:sz w:val="24"/>
          <w:szCs w:val="24"/>
        </w:rPr>
        <w:t xml:space="preserve">    </w:t>
      </w:r>
      <w:r>
        <w:rPr>
          <w:rFonts w:hint="eastAsia"/>
          <w:sz w:val="24"/>
          <w:szCs w:val="24"/>
        </w:rPr>
        <w:t>）。</w:t>
      </w:r>
    </w:p>
    <w:p w14:paraId="3D3CD02D" w14:textId="77777777" w:rsidR="00A83BD8" w:rsidRDefault="00000000">
      <w:pPr>
        <w:rPr>
          <w:b/>
          <w:color w:val="FF0000"/>
          <w:sz w:val="24"/>
          <w:szCs w:val="24"/>
          <w:u w:val="single"/>
        </w:rPr>
      </w:pPr>
      <w:r>
        <w:rPr>
          <w:rFonts w:hint="eastAsia"/>
          <w:b/>
          <w:color w:val="FF0000"/>
          <w:sz w:val="24"/>
          <w:szCs w:val="24"/>
        </w:rPr>
        <w:t>A)</w:t>
      </w:r>
      <w:r>
        <w:rPr>
          <w:rFonts w:hint="eastAsia"/>
          <w:b/>
          <w:color w:val="FF0000"/>
          <w:sz w:val="24"/>
          <w:szCs w:val="24"/>
        </w:rPr>
        <w:tab/>
      </w:r>
      <w:r>
        <w:rPr>
          <w:rFonts w:hint="eastAsia"/>
          <w:b/>
          <w:color w:val="FF0000"/>
          <w:sz w:val="24"/>
          <w:szCs w:val="24"/>
          <w:u w:val="single"/>
        </w:rPr>
        <w:t>DBS</w:t>
      </w:r>
      <w:r>
        <w:rPr>
          <w:rFonts w:hint="eastAsia"/>
          <w:b/>
          <w:color w:val="FF0000"/>
          <w:sz w:val="24"/>
          <w:szCs w:val="24"/>
          <w:u w:val="single"/>
        </w:rPr>
        <w:t>包含</w:t>
      </w:r>
      <w:r>
        <w:rPr>
          <w:rFonts w:hint="eastAsia"/>
          <w:b/>
          <w:color w:val="FF0000"/>
          <w:sz w:val="24"/>
          <w:szCs w:val="24"/>
          <w:u w:val="single"/>
        </w:rPr>
        <w:t>DB</w:t>
      </w:r>
      <w:r>
        <w:rPr>
          <w:rFonts w:hint="eastAsia"/>
          <w:b/>
          <w:color w:val="FF0000"/>
          <w:sz w:val="24"/>
          <w:szCs w:val="24"/>
          <w:u w:val="single"/>
        </w:rPr>
        <w:t>和</w:t>
      </w:r>
      <w:r>
        <w:rPr>
          <w:rFonts w:hint="eastAsia"/>
          <w:b/>
          <w:color w:val="FF0000"/>
          <w:sz w:val="24"/>
          <w:szCs w:val="24"/>
          <w:u w:val="single"/>
        </w:rPr>
        <w:t>DBMS</w:t>
      </w:r>
    </w:p>
    <w:p w14:paraId="610B2E41" w14:textId="77777777" w:rsidR="00A83BD8" w:rsidRDefault="00000000">
      <w:pPr>
        <w:rPr>
          <w:sz w:val="24"/>
          <w:szCs w:val="24"/>
        </w:rPr>
      </w:pPr>
      <w:r>
        <w:rPr>
          <w:rFonts w:hint="eastAsia"/>
          <w:sz w:val="24"/>
          <w:szCs w:val="24"/>
        </w:rPr>
        <w:t>B)</w:t>
      </w:r>
      <w:r>
        <w:rPr>
          <w:rFonts w:hint="eastAsia"/>
          <w:sz w:val="24"/>
          <w:szCs w:val="24"/>
        </w:rPr>
        <w:tab/>
        <w:t>DBMS</w:t>
      </w:r>
      <w:r>
        <w:rPr>
          <w:rFonts w:hint="eastAsia"/>
          <w:sz w:val="24"/>
          <w:szCs w:val="24"/>
        </w:rPr>
        <w:t>包含</w:t>
      </w:r>
      <w:r>
        <w:rPr>
          <w:rFonts w:hint="eastAsia"/>
          <w:sz w:val="24"/>
          <w:szCs w:val="24"/>
        </w:rPr>
        <w:t>DB</w:t>
      </w:r>
      <w:r>
        <w:rPr>
          <w:rFonts w:hint="eastAsia"/>
          <w:sz w:val="24"/>
          <w:szCs w:val="24"/>
        </w:rPr>
        <w:t>和</w:t>
      </w:r>
      <w:r>
        <w:rPr>
          <w:rFonts w:hint="eastAsia"/>
          <w:sz w:val="24"/>
          <w:szCs w:val="24"/>
        </w:rPr>
        <w:t>DBS</w:t>
      </w:r>
    </w:p>
    <w:p w14:paraId="04FA60A3" w14:textId="77777777" w:rsidR="00A83BD8" w:rsidRDefault="00000000">
      <w:pPr>
        <w:rPr>
          <w:sz w:val="24"/>
          <w:szCs w:val="24"/>
        </w:rPr>
      </w:pPr>
      <w:r>
        <w:rPr>
          <w:rFonts w:hint="eastAsia"/>
          <w:sz w:val="24"/>
          <w:szCs w:val="24"/>
        </w:rPr>
        <w:t>C)</w:t>
      </w:r>
      <w:r>
        <w:rPr>
          <w:rFonts w:hint="eastAsia"/>
          <w:sz w:val="24"/>
          <w:szCs w:val="24"/>
        </w:rPr>
        <w:tab/>
        <w:t>DB</w:t>
      </w:r>
      <w:r>
        <w:rPr>
          <w:rFonts w:hint="eastAsia"/>
          <w:sz w:val="24"/>
          <w:szCs w:val="24"/>
        </w:rPr>
        <w:t>包含</w:t>
      </w:r>
      <w:r>
        <w:rPr>
          <w:rFonts w:hint="eastAsia"/>
          <w:sz w:val="24"/>
          <w:szCs w:val="24"/>
        </w:rPr>
        <w:t>DBS</w:t>
      </w:r>
      <w:r>
        <w:rPr>
          <w:rFonts w:hint="eastAsia"/>
          <w:sz w:val="24"/>
          <w:szCs w:val="24"/>
        </w:rPr>
        <w:t>和</w:t>
      </w:r>
      <w:r>
        <w:rPr>
          <w:rFonts w:hint="eastAsia"/>
          <w:sz w:val="24"/>
          <w:szCs w:val="24"/>
        </w:rPr>
        <w:t>DBMS</w:t>
      </w:r>
    </w:p>
    <w:p w14:paraId="145A0BB5" w14:textId="77777777" w:rsidR="00A83BD8" w:rsidRDefault="00000000">
      <w:pPr>
        <w:rPr>
          <w:sz w:val="24"/>
          <w:szCs w:val="24"/>
        </w:rPr>
      </w:pPr>
      <w:r>
        <w:rPr>
          <w:rFonts w:hint="eastAsia"/>
          <w:sz w:val="24"/>
          <w:szCs w:val="24"/>
        </w:rPr>
        <w:t>D)</w:t>
      </w:r>
      <w:r>
        <w:rPr>
          <w:rFonts w:hint="eastAsia"/>
          <w:sz w:val="24"/>
          <w:szCs w:val="24"/>
        </w:rPr>
        <w:tab/>
        <w:t>DBS</w:t>
      </w:r>
      <w:r>
        <w:rPr>
          <w:rFonts w:hint="eastAsia"/>
          <w:sz w:val="24"/>
          <w:szCs w:val="24"/>
        </w:rPr>
        <w:t>就是</w:t>
      </w:r>
      <w:r>
        <w:rPr>
          <w:rFonts w:hint="eastAsia"/>
          <w:sz w:val="24"/>
          <w:szCs w:val="24"/>
        </w:rPr>
        <w:t>DB</w:t>
      </w:r>
      <w:r>
        <w:rPr>
          <w:rFonts w:hint="eastAsia"/>
          <w:sz w:val="24"/>
          <w:szCs w:val="24"/>
        </w:rPr>
        <w:t>，也就是</w:t>
      </w:r>
      <w:r>
        <w:rPr>
          <w:rFonts w:hint="eastAsia"/>
          <w:sz w:val="24"/>
          <w:szCs w:val="24"/>
        </w:rPr>
        <w:t>DBMS</w:t>
      </w:r>
    </w:p>
    <w:p w14:paraId="5D7FE4F6" w14:textId="77777777" w:rsidR="00A83BD8" w:rsidRDefault="00A83BD8">
      <w:pPr>
        <w:rPr>
          <w:sz w:val="24"/>
          <w:szCs w:val="24"/>
        </w:rPr>
      </w:pPr>
    </w:p>
    <w:p w14:paraId="0E7F92C7" w14:textId="77777777" w:rsidR="00A83BD8" w:rsidRDefault="00000000">
      <w:pPr>
        <w:pStyle w:val="a"/>
        <w:ind w:left="480" w:hanging="480"/>
        <w:rPr>
          <w:sz w:val="24"/>
          <w:szCs w:val="24"/>
        </w:rPr>
      </w:pPr>
      <w:r>
        <w:rPr>
          <w:rFonts w:hint="eastAsia"/>
          <w:sz w:val="24"/>
          <w:szCs w:val="24"/>
        </w:rPr>
        <w:t>设有如下关系表：</w:t>
      </w:r>
    </w:p>
    <w:p w14:paraId="4F2E94DD" w14:textId="77777777" w:rsidR="00A83BD8" w:rsidRDefault="00000000">
      <w:pPr>
        <w:rPr>
          <w:sz w:val="24"/>
          <w:szCs w:val="24"/>
        </w:rPr>
      </w:pPr>
      <w:r>
        <w:rPr>
          <w:noProof/>
          <w:sz w:val="24"/>
          <w:szCs w:val="24"/>
        </w:rPr>
        <w:lastRenderedPageBreak/>
        <w:drawing>
          <wp:inline distT="0" distB="0" distL="0" distR="0" wp14:anchorId="419BEB27" wp14:editId="15990A91">
            <wp:extent cx="2665730" cy="694690"/>
            <wp:effectExtent l="0" t="0" r="1270" b="0"/>
            <wp:docPr id="1035" name="图片 18"/>
            <wp:cNvGraphicFramePr/>
            <a:graphic xmlns:a="http://schemas.openxmlformats.org/drawingml/2006/main">
              <a:graphicData uri="http://schemas.openxmlformats.org/drawingml/2006/picture">
                <pic:pic xmlns:pic="http://schemas.openxmlformats.org/drawingml/2006/picture">
                  <pic:nvPicPr>
                    <pic:cNvPr id="1035" name="图片 18"/>
                    <pic:cNvPicPr/>
                  </pic:nvPicPr>
                  <pic:blipFill>
                    <a:blip r:embed="rId8" cstate="print"/>
                    <a:srcRect/>
                    <a:stretch>
                      <a:fillRect/>
                    </a:stretch>
                  </pic:blipFill>
                  <pic:spPr>
                    <a:xfrm>
                      <a:off x="0" y="0"/>
                      <a:ext cx="2666010" cy="695213"/>
                    </a:xfrm>
                    <a:prstGeom prst="rect">
                      <a:avLst/>
                    </a:prstGeom>
                    <a:ln>
                      <a:noFill/>
                    </a:ln>
                  </pic:spPr>
                </pic:pic>
              </a:graphicData>
            </a:graphic>
          </wp:inline>
        </w:drawing>
      </w:r>
    </w:p>
    <w:p w14:paraId="4911C172" w14:textId="77777777" w:rsidR="00A83BD8" w:rsidRDefault="00000000">
      <w:pPr>
        <w:rPr>
          <w:sz w:val="24"/>
          <w:szCs w:val="24"/>
        </w:rPr>
      </w:pPr>
      <w:r>
        <w:rPr>
          <w:rFonts w:hint="eastAsia"/>
          <w:sz w:val="24"/>
          <w:szCs w:val="24"/>
        </w:rPr>
        <w:t>则下列操作中正确的是（</w:t>
      </w:r>
      <w:r>
        <w:rPr>
          <w:rFonts w:hint="eastAsia"/>
          <w:sz w:val="24"/>
          <w:szCs w:val="24"/>
        </w:rPr>
        <w:t xml:space="preserve">    </w:t>
      </w:r>
      <w:r>
        <w:rPr>
          <w:rFonts w:hint="eastAsia"/>
          <w:sz w:val="24"/>
          <w:szCs w:val="24"/>
        </w:rPr>
        <w:t>）。</w:t>
      </w:r>
    </w:p>
    <w:p w14:paraId="4937001D" w14:textId="77777777" w:rsidR="00A83BD8" w:rsidRDefault="00000000">
      <w:pPr>
        <w:rPr>
          <w:b/>
          <w:color w:val="FF0000"/>
          <w:sz w:val="24"/>
          <w:szCs w:val="24"/>
          <w:u w:val="single"/>
        </w:rPr>
      </w:pPr>
      <w:r>
        <w:rPr>
          <w:rFonts w:hint="eastAsia"/>
          <w:b/>
          <w:color w:val="FF0000"/>
          <w:sz w:val="24"/>
          <w:szCs w:val="24"/>
        </w:rPr>
        <w:t>A)</w:t>
      </w:r>
      <w:r>
        <w:rPr>
          <w:rFonts w:hint="eastAsia"/>
          <w:b/>
          <w:color w:val="FF0000"/>
          <w:sz w:val="24"/>
          <w:szCs w:val="24"/>
        </w:rPr>
        <w:tab/>
      </w:r>
      <w:r>
        <w:rPr>
          <w:rFonts w:hint="eastAsia"/>
          <w:b/>
          <w:color w:val="FF0000"/>
          <w:sz w:val="24"/>
          <w:szCs w:val="24"/>
          <w:u w:val="single"/>
        </w:rPr>
        <w:t>T=R</w:t>
      </w:r>
      <w:r>
        <w:rPr>
          <w:rFonts w:hint="eastAsia"/>
          <w:b/>
          <w:color w:val="FF0000"/>
          <w:sz w:val="24"/>
          <w:szCs w:val="24"/>
          <w:u w:val="single"/>
        </w:rPr>
        <w:t>∪</w:t>
      </w:r>
      <w:r>
        <w:rPr>
          <w:rFonts w:hint="eastAsia"/>
          <w:b/>
          <w:color w:val="FF0000"/>
          <w:sz w:val="24"/>
          <w:szCs w:val="24"/>
          <w:u w:val="single"/>
        </w:rPr>
        <w:t>S</w:t>
      </w:r>
    </w:p>
    <w:p w14:paraId="5E0C403C" w14:textId="77777777" w:rsidR="00A83BD8" w:rsidRDefault="00000000">
      <w:pPr>
        <w:rPr>
          <w:sz w:val="24"/>
          <w:szCs w:val="24"/>
        </w:rPr>
      </w:pPr>
      <w:r>
        <w:rPr>
          <w:rFonts w:hint="eastAsia"/>
          <w:sz w:val="24"/>
          <w:szCs w:val="24"/>
        </w:rPr>
        <w:t>B)</w:t>
      </w:r>
      <w:r>
        <w:rPr>
          <w:rFonts w:hint="eastAsia"/>
          <w:sz w:val="24"/>
          <w:szCs w:val="24"/>
        </w:rPr>
        <w:tab/>
        <w:t>T=R</w:t>
      </w:r>
      <w:r>
        <w:rPr>
          <w:rFonts w:hint="eastAsia"/>
          <w:sz w:val="24"/>
          <w:szCs w:val="24"/>
        </w:rPr>
        <w:t>∩</w:t>
      </w:r>
      <w:r>
        <w:rPr>
          <w:rFonts w:hint="eastAsia"/>
          <w:sz w:val="24"/>
          <w:szCs w:val="24"/>
        </w:rPr>
        <w:t>S</w:t>
      </w:r>
    </w:p>
    <w:p w14:paraId="170926A0" w14:textId="77777777" w:rsidR="00A83BD8" w:rsidRDefault="00000000">
      <w:pPr>
        <w:rPr>
          <w:sz w:val="24"/>
          <w:szCs w:val="24"/>
        </w:rPr>
      </w:pPr>
      <w:r>
        <w:rPr>
          <w:sz w:val="24"/>
          <w:szCs w:val="24"/>
        </w:rPr>
        <w:t>C)</w:t>
      </w:r>
      <w:r>
        <w:rPr>
          <w:sz w:val="24"/>
          <w:szCs w:val="24"/>
        </w:rPr>
        <w:tab/>
        <w:t>T=R×S</w:t>
      </w:r>
    </w:p>
    <w:p w14:paraId="551B8005" w14:textId="77777777" w:rsidR="00A83BD8" w:rsidRDefault="00000000">
      <w:pPr>
        <w:rPr>
          <w:sz w:val="24"/>
          <w:szCs w:val="24"/>
        </w:rPr>
      </w:pPr>
      <w:r>
        <w:rPr>
          <w:sz w:val="24"/>
          <w:szCs w:val="24"/>
        </w:rPr>
        <w:t>D)</w:t>
      </w:r>
      <w:r>
        <w:rPr>
          <w:sz w:val="24"/>
          <w:szCs w:val="24"/>
        </w:rPr>
        <w:tab/>
        <w:t>T=R÷S</w:t>
      </w:r>
    </w:p>
    <w:p w14:paraId="1B0B2CFD" w14:textId="77777777" w:rsidR="00A83BD8" w:rsidRDefault="00A83BD8">
      <w:pPr>
        <w:rPr>
          <w:sz w:val="24"/>
          <w:szCs w:val="24"/>
        </w:rPr>
      </w:pPr>
    </w:p>
    <w:p w14:paraId="16C9B257" w14:textId="77777777" w:rsidR="00A83BD8" w:rsidRDefault="00000000">
      <w:pPr>
        <w:pStyle w:val="a"/>
        <w:ind w:left="480" w:hanging="480"/>
        <w:rPr>
          <w:sz w:val="24"/>
          <w:szCs w:val="24"/>
        </w:rPr>
      </w:pPr>
      <w:r>
        <w:rPr>
          <w:rFonts w:hint="eastAsia"/>
          <w:sz w:val="24"/>
          <w:szCs w:val="24"/>
        </w:rPr>
        <w:t>关系数据库是以（</w:t>
      </w:r>
      <w:r>
        <w:rPr>
          <w:rFonts w:hint="eastAsia"/>
          <w:sz w:val="24"/>
          <w:szCs w:val="24"/>
        </w:rPr>
        <w:t xml:space="preserve">    </w:t>
      </w:r>
      <w:r>
        <w:rPr>
          <w:rFonts w:hint="eastAsia"/>
          <w:sz w:val="24"/>
          <w:szCs w:val="24"/>
        </w:rPr>
        <w:t>）为基本结构而形成的数据集合。</w:t>
      </w:r>
    </w:p>
    <w:p w14:paraId="52CB7192" w14:textId="77777777" w:rsidR="00A83BD8" w:rsidRDefault="00000000">
      <w:pPr>
        <w:rPr>
          <w:sz w:val="24"/>
          <w:szCs w:val="24"/>
        </w:rPr>
      </w:pPr>
      <w:r>
        <w:rPr>
          <w:rFonts w:hint="eastAsia"/>
          <w:sz w:val="24"/>
          <w:szCs w:val="24"/>
        </w:rPr>
        <w:t>A)</w:t>
      </w:r>
      <w:r>
        <w:rPr>
          <w:rFonts w:hint="eastAsia"/>
          <w:sz w:val="24"/>
          <w:szCs w:val="24"/>
        </w:rPr>
        <w:tab/>
      </w:r>
      <w:r>
        <w:rPr>
          <w:rFonts w:hint="eastAsia"/>
          <w:sz w:val="24"/>
          <w:szCs w:val="24"/>
        </w:rPr>
        <w:t>数据表</w:t>
      </w:r>
    </w:p>
    <w:p w14:paraId="61D0D032" w14:textId="77777777" w:rsidR="00A83BD8" w:rsidRDefault="00000000">
      <w:pPr>
        <w:rPr>
          <w:b/>
          <w:color w:val="FF0000"/>
          <w:sz w:val="24"/>
          <w:szCs w:val="24"/>
          <w:u w:val="single"/>
        </w:rPr>
      </w:pPr>
      <w:r>
        <w:rPr>
          <w:rFonts w:hint="eastAsia"/>
          <w:b/>
          <w:color w:val="FF0000"/>
          <w:sz w:val="24"/>
          <w:szCs w:val="24"/>
        </w:rPr>
        <w:t>B)</w:t>
      </w:r>
      <w:r>
        <w:rPr>
          <w:rFonts w:hint="eastAsia"/>
          <w:b/>
          <w:color w:val="FF0000"/>
          <w:sz w:val="24"/>
          <w:szCs w:val="24"/>
        </w:rPr>
        <w:tab/>
      </w:r>
      <w:r>
        <w:rPr>
          <w:rFonts w:hint="eastAsia"/>
          <w:b/>
          <w:color w:val="FF0000"/>
          <w:sz w:val="24"/>
          <w:szCs w:val="24"/>
          <w:u w:val="single"/>
        </w:rPr>
        <w:t>关系模型</w:t>
      </w:r>
    </w:p>
    <w:p w14:paraId="22CFE60F" w14:textId="77777777" w:rsidR="00A83BD8" w:rsidRDefault="00000000">
      <w:pPr>
        <w:rPr>
          <w:sz w:val="24"/>
          <w:szCs w:val="24"/>
        </w:rPr>
      </w:pPr>
      <w:r>
        <w:rPr>
          <w:rFonts w:hint="eastAsia"/>
          <w:sz w:val="24"/>
          <w:szCs w:val="24"/>
        </w:rPr>
        <w:t>C)</w:t>
      </w:r>
      <w:r>
        <w:rPr>
          <w:rFonts w:hint="eastAsia"/>
          <w:sz w:val="24"/>
          <w:szCs w:val="24"/>
        </w:rPr>
        <w:tab/>
      </w:r>
      <w:r>
        <w:rPr>
          <w:rFonts w:hint="eastAsia"/>
          <w:sz w:val="24"/>
          <w:szCs w:val="24"/>
        </w:rPr>
        <w:t>数据模型</w:t>
      </w:r>
    </w:p>
    <w:p w14:paraId="1CB98366" w14:textId="77777777" w:rsidR="00A83BD8" w:rsidRDefault="00000000">
      <w:pPr>
        <w:rPr>
          <w:sz w:val="24"/>
          <w:szCs w:val="24"/>
        </w:rPr>
      </w:pPr>
      <w:r>
        <w:rPr>
          <w:rFonts w:hint="eastAsia"/>
          <w:sz w:val="24"/>
          <w:szCs w:val="24"/>
        </w:rPr>
        <w:t>D)</w:t>
      </w:r>
      <w:r>
        <w:rPr>
          <w:rFonts w:hint="eastAsia"/>
          <w:sz w:val="24"/>
          <w:szCs w:val="24"/>
        </w:rPr>
        <w:tab/>
      </w:r>
      <w:r>
        <w:rPr>
          <w:rFonts w:hint="eastAsia"/>
          <w:sz w:val="24"/>
          <w:szCs w:val="24"/>
        </w:rPr>
        <w:t>关系代数</w:t>
      </w:r>
    </w:p>
    <w:p w14:paraId="13F2B181" w14:textId="77777777" w:rsidR="00A83BD8" w:rsidRDefault="00A83BD8">
      <w:pPr>
        <w:rPr>
          <w:sz w:val="24"/>
          <w:szCs w:val="24"/>
        </w:rPr>
      </w:pPr>
    </w:p>
    <w:p w14:paraId="60906659" w14:textId="77777777" w:rsidR="00A83BD8" w:rsidRDefault="00000000">
      <w:pPr>
        <w:pStyle w:val="a"/>
        <w:ind w:left="480" w:hanging="480"/>
        <w:rPr>
          <w:sz w:val="24"/>
          <w:szCs w:val="24"/>
        </w:rPr>
      </w:pPr>
      <w:r>
        <w:rPr>
          <w:rFonts w:hint="eastAsia"/>
          <w:sz w:val="24"/>
          <w:szCs w:val="24"/>
        </w:rPr>
        <w:t>在数据库的三级模式结构中，描述数据库中全体数据的全局逻辑结构和特征的是（</w:t>
      </w:r>
      <w:r>
        <w:rPr>
          <w:rFonts w:hint="eastAsia"/>
          <w:sz w:val="24"/>
          <w:szCs w:val="24"/>
        </w:rPr>
        <w:t xml:space="preserve">    </w:t>
      </w:r>
      <w:r>
        <w:rPr>
          <w:rFonts w:hint="eastAsia"/>
          <w:sz w:val="24"/>
          <w:szCs w:val="24"/>
        </w:rPr>
        <w:t>）。</w:t>
      </w:r>
    </w:p>
    <w:p w14:paraId="1EB33EEC" w14:textId="77777777" w:rsidR="00A83BD8" w:rsidRDefault="00000000">
      <w:pPr>
        <w:rPr>
          <w:sz w:val="24"/>
          <w:szCs w:val="24"/>
        </w:rPr>
      </w:pPr>
      <w:r>
        <w:rPr>
          <w:rFonts w:hint="eastAsia"/>
          <w:sz w:val="24"/>
          <w:szCs w:val="24"/>
        </w:rPr>
        <w:t>A)</w:t>
      </w:r>
      <w:r>
        <w:rPr>
          <w:rFonts w:hint="eastAsia"/>
          <w:sz w:val="24"/>
          <w:szCs w:val="24"/>
        </w:rPr>
        <w:tab/>
      </w:r>
      <w:r>
        <w:rPr>
          <w:rFonts w:hint="eastAsia"/>
          <w:sz w:val="24"/>
          <w:szCs w:val="24"/>
        </w:rPr>
        <w:t>外模式</w:t>
      </w:r>
    </w:p>
    <w:p w14:paraId="5D81AE5D" w14:textId="77777777" w:rsidR="00A83BD8" w:rsidRDefault="00000000">
      <w:pPr>
        <w:rPr>
          <w:sz w:val="24"/>
          <w:szCs w:val="24"/>
        </w:rPr>
      </w:pPr>
      <w:r>
        <w:rPr>
          <w:rFonts w:hint="eastAsia"/>
          <w:sz w:val="24"/>
          <w:szCs w:val="24"/>
        </w:rPr>
        <w:t>B)</w:t>
      </w:r>
      <w:r>
        <w:rPr>
          <w:rFonts w:hint="eastAsia"/>
          <w:sz w:val="24"/>
          <w:szCs w:val="24"/>
        </w:rPr>
        <w:tab/>
      </w:r>
      <w:r>
        <w:rPr>
          <w:rFonts w:hint="eastAsia"/>
          <w:sz w:val="24"/>
          <w:szCs w:val="24"/>
        </w:rPr>
        <w:t>内模式（物理结构）</w:t>
      </w:r>
    </w:p>
    <w:p w14:paraId="530AFC54" w14:textId="77777777" w:rsidR="00A83BD8" w:rsidRDefault="00000000">
      <w:pPr>
        <w:rPr>
          <w:sz w:val="24"/>
          <w:szCs w:val="24"/>
        </w:rPr>
      </w:pPr>
      <w:r>
        <w:rPr>
          <w:rFonts w:hint="eastAsia"/>
          <w:sz w:val="24"/>
          <w:szCs w:val="24"/>
        </w:rPr>
        <w:t>C)</w:t>
      </w:r>
      <w:r>
        <w:rPr>
          <w:rFonts w:hint="eastAsia"/>
          <w:sz w:val="24"/>
          <w:szCs w:val="24"/>
        </w:rPr>
        <w:tab/>
      </w:r>
      <w:r>
        <w:rPr>
          <w:rFonts w:hint="eastAsia"/>
          <w:sz w:val="24"/>
          <w:szCs w:val="24"/>
        </w:rPr>
        <w:t>存储模式</w:t>
      </w:r>
    </w:p>
    <w:p w14:paraId="677EF47C" w14:textId="77777777" w:rsidR="00A83BD8" w:rsidRDefault="00000000">
      <w:pPr>
        <w:rPr>
          <w:b/>
          <w:color w:val="FF0000"/>
          <w:sz w:val="24"/>
          <w:szCs w:val="24"/>
          <w:u w:val="single"/>
        </w:rPr>
      </w:pPr>
      <w:r>
        <w:rPr>
          <w:rFonts w:hint="eastAsia"/>
          <w:b/>
          <w:color w:val="FF0000"/>
          <w:sz w:val="24"/>
          <w:szCs w:val="24"/>
        </w:rPr>
        <w:t>D)</w:t>
      </w:r>
      <w:r>
        <w:rPr>
          <w:rFonts w:hint="eastAsia"/>
          <w:b/>
          <w:color w:val="FF0000"/>
          <w:sz w:val="24"/>
          <w:szCs w:val="24"/>
        </w:rPr>
        <w:tab/>
      </w:r>
      <w:r>
        <w:rPr>
          <w:rFonts w:hint="eastAsia"/>
          <w:b/>
          <w:color w:val="FF0000"/>
          <w:sz w:val="24"/>
          <w:szCs w:val="24"/>
          <w:u w:val="single"/>
        </w:rPr>
        <w:t>模式</w:t>
      </w:r>
    </w:p>
    <w:p w14:paraId="0C762E50" w14:textId="77777777" w:rsidR="00A83BD8" w:rsidRDefault="00A83BD8">
      <w:pPr>
        <w:rPr>
          <w:color w:val="FF0000"/>
          <w:sz w:val="24"/>
          <w:szCs w:val="24"/>
        </w:rPr>
      </w:pPr>
    </w:p>
    <w:p w14:paraId="2CDB70CE" w14:textId="77777777" w:rsidR="00A83BD8" w:rsidRDefault="00000000">
      <w:pPr>
        <w:pStyle w:val="a"/>
        <w:ind w:left="480" w:hanging="480"/>
        <w:rPr>
          <w:sz w:val="24"/>
          <w:szCs w:val="24"/>
        </w:rPr>
      </w:pPr>
      <w:r>
        <w:rPr>
          <w:rFonts w:hint="eastAsia"/>
          <w:sz w:val="24"/>
          <w:szCs w:val="24"/>
        </w:rPr>
        <w:t>当对两个关系</w:t>
      </w:r>
      <w:r>
        <w:rPr>
          <w:rFonts w:hint="eastAsia"/>
          <w:sz w:val="24"/>
          <w:szCs w:val="24"/>
        </w:rPr>
        <w:t>R</w:t>
      </w:r>
      <w:r>
        <w:rPr>
          <w:rFonts w:hint="eastAsia"/>
          <w:sz w:val="24"/>
          <w:szCs w:val="24"/>
        </w:rPr>
        <w:t>和</w:t>
      </w:r>
      <w:r>
        <w:rPr>
          <w:rFonts w:hint="eastAsia"/>
          <w:sz w:val="24"/>
          <w:szCs w:val="24"/>
        </w:rPr>
        <w:t>S</w:t>
      </w:r>
      <w:r>
        <w:rPr>
          <w:rFonts w:hint="eastAsia"/>
          <w:sz w:val="24"/>
          <w:szCs w:val="24"/>
        </w:rPr>
        <w:t>进行自然连接运算时，要求</w:t>
      </w:r>
      <w:r>
        <w:rPr>
          <w:rFonts w:hint="eastAsia"/>
          <w:sz w:val="24"/>
          <w:szCs w:val="24"/>
        </w:rPr>
        <w:t>R</w:t>
      </w:r>
      <w:r>
        <w:rPr>
          <w:rFonts w:hint="eastAsia"/>
          <w:sz w:val="24"/>
          <w:szCs w:val="24"/>
        </w:rPr>
        <w:t>和</w:t>
      </w:r>
      <w:r>
        <w:rPr>
          <w:rFonts w:hint="eastAsia"/>
          <w:sz w:val="24"/>
          <w:szCs w:val="24"/>
        </w:rPr>
        <w:t>S</w:t>
      </w:r>
      <w:r>
        <w:rPr>
          <w:rFonts w:hint="eastAsia"/>
          <w:sz w:val="24"/>
          <w:szCs w:val="24"/>
        </w:rPr>
        <w:t>含有一个或多个共有的（</w:t>
      </w:r>
      <w:r>
        <w:rPr>
          <w:rFonts w:hint="eastAsia"/>
          <w:sz w:val="24"/>
          <w:szCs w:val="24"/>
        </w:rPr>
        <w:t xml:space="preserve">    </w:t>
      </w:r>
      <w:r>
        <w:rPr>
          <w:rFonts w:hint="eastAsia"/>
          <w:sz w:val="24"/>
          <w:szCs w:val="24"/>
        </w:rPr>
        <w:t>）。</w:t>
      </w:r>
    </w:p>
    <w:p w14:paraId="79835C15" w14:textId="77777777" w:rsidR="00A83BD8" w:rsidRDefault="00000000">
      <w:pPr>
        <w:rPr>
          <w:sz w:val="24"/>
          <w:szCs w:val="24"/>
        </w:rPr>
      </w:pPr>
      <w:r>
        <w:rPr>
          <w:rFonts w:hint="eastAsia"/>
          <w:sz w:val="24"/>
          <w:szCs w:val="24"/>
        </w:rPr>
        <w:t>A)</w:t>
      </w:r>
      <w:r>
        <w:rPr>
          <w:rFonts w:hint="eastAsia"/>
          <w:sz w:val="24"/>
          <w:szCs w:val="24"/>
        </w:rPr>
        <w:tab/>
      </w:r>
      <w:r>
        <w:rPr>
          <w:rFonts w:hint="eastAsia"/>
          <w:sz w:val="24"/>
          <w:szCs w:val="24"/>
        </w:rPr>
        <w:t>实体</w:t>
      </w:r>
    </w:p>
    <w:p w14:paraId="3F709C3F" w14:textId="77777777" w:rsidR="00A83BD8" w:rsidRDefault="00000000">
      <w:pPr>
        <w:rPr>
          <w:color w:val="FF0000"/>
          <w:sz w:val="24"/>
          <w:szCs w:val="24"/>
        </w:rPr>
      </w:pPr>
      <w:r>
        <w:rPr>
          <w:rFonts w:hint="eastAsia"/>
          <w:sz w:val="24"/>
          <w:szCs w:val="24"/>
        </w:rPr>
        <w:t>B)</w:t>
      </w:r>
      <w:r>
        <w:rPr>
          <w:rFonts w:hint="eastAsia"/>
          <w:sz w:val="24"/>
          <w:szCs w:val="24"/>
        </w:rPr>
        <w:tab/>
      </w:r>
      <w:r>
        <w:rPr>
          <w:rFonts w:hint="eastAsia"/>
          <w:sz w:val="24"/>
          <w:szCs w:val="24"/>
        </w:rPr>
        <w:t>元组</w:t>
      </w:r>
    </w:p>
    <w:p w14:paraId="5E26F839" w14:textId="77777777" w:rsidR="00A83BD8" w:rsidRDefault="00000000">
      <w:pPr>
        <w:rPr>
          <w:b/>
          <w:color w:val="FF0000"/>
          <w:sz w:val="24"/>
          <w:szCs w:val="24"/>
          <w:u w:val="single"/>
        </w:rPr>
      </w:pPr>
      <w:r>
        <w:rPr>
          <w:rFonts w:hint="eastAsia"/>
          <w:b/>
          <w:color w:val="FF0000"/>
          <w:sz w:val="24"/>
          <w:szCs w:val="24"/>
        </w:rPr>
        <w:t>C)</w:t>
      </w:r>
      <w:r>
        <w:rPr>
          <w:rFonts w:hint="eastAsia"/>
          <w:b/>
          <w:color w:val="FF0000"/>
          <w:sz w:val="24"/>
          <w:szCs w:val="24"/>
        </w:rPr>
        <w:tab/>
      </w:r>
      <w:r>
        <w:rPr>
          <w:rFonts w:hint="eastAsia"/>
          <w:b/>
          <w:color w:val="FF0000"/>
          <w:sz w:val="24"/>
          <w:szCs w:val="24"/>
          <w:u w:val="single"/>
        </w:rPr>
        <w:t>属性</w:t>
      </w:r>
    </w:p>
    <w:p w14:paraId="180D8CA9" w14:textId="77777777" w:rsidR="00A83BD8" w:rsidRDefault="00000000">
      <w:pPr>
        <w:rPr>
          <w:sz w:val="24"/>
          <w:szCs w:val="24"/>
        </w:rPr>
      </w:pPr>
      <w:r>
        <w:rPr>
          <w:rFonts w:hint="eastAsia"/>
          <w:sz w:val="24"/>
          <w:szCs w:val="24"/>
        </w:rPr>
        <w:t>D)</w:t>
      </w:r>
      <w:r>
        <w:rPr>
          <w:rFonts w:hint="eastAsia"/>
          <w:sz w:val="24"/>
          <w:szCs w:val="24"/>
        </w:rPr>
        <w:tab/>
      </w:r>
      <w:r>
        <w:rPr>
          <w:rFonts w:hint="eastAsia"/>
          <w:sz w:val="24"/>
          <w:szCs w:val="24"/>
        </w:rPr>
        <w:t>属性值</w:t>
      </w:r>
    </w:p>
    <w:p w14:paraId="5AD9DCBA" w14:textId="77777777" w:rsidR="00A83BD8" w:rsidRDefault="00A83BD8">
      <w:pPr>
        <w:rPr>
          <w:sz w:val="24"/>
          <w:szCs w:val="24"/>
        </w:rPr>
      </w:pPr>
    </w:p>
    <w:p w14:paraId="72F5A149" w14:textId="77777777" w:rsidR="00A83BD8" w:rsidRDefault="00000000">
      <w:pPr>
        <w:pStyle w:val="a"/>
        <w:ind w:left="480" w:hanging="480"/>
        <w:rPr>
          <w:sz w:val="24"/>
          <w:szCs w:val="24"/>
        </w:rPr>
      </w:pPr>
      <w:r>
        <w:rPr>
          <w:rFonts w:hint="eastAsia"/>
          <w:sz w:val="24"/>
          <w:szCs w:val="24"/>
        </w:rPr>
        <w:t>超市管理中，商品与顾客这两个实体</w:t>
      </w:r>
      <w:proofErr w:type="gramStart"/>
      <w:r>
        <w:rPr>
          <w:rFonts w:hint="eastAsia"/>
          <w:sz w:val="24"/>
          <w:szCs w:val="24"/>
        </w:rPr>
        <w:t>集之间</w:t>
      </w:r>
      <w:proofErr w:type="gramEnd"/>
      <w:r>
        <w:rPr>
          <w:rFonts w:hint="eastAsia"/>
          <w:sz w:val="24"/>
          <w:szCs w:val="24"/>
        </w:rPr>
        <w:t>的联系一般是（</w:t>
      </w:r>
      <w:r>
        <w:rPr>
          <w:rFonts w:hint="eastAsia"/>
          <w:sz w:val="24"/>
          <w:szCs w:val="24"/>
        </w:rPr>
        <w:t xml:space="preserve">    </w:t>
      </w:r>
      <w:r>
        <w:rPr>
          <w:rFonts w:hint="eastAsia"/>
          <w:sz w:val="24"/>
          <w:szCs w:val="24"/>
        </w:rPr>
        <w:t>）的关系。</w:t>
      </w:r>
    </w:p>
    <w:p w14:paraId="543965EE" w14:textId="77777777" w:rsidR="00A83BD8" w:rsidRDefault="00000000">
      <w:pPr>
        <w:rPr>
          <w:sz w:val="24"/>
          <w:szCs w:val="24"/>
        </w:rPr>
      </w:pPr>
      <w:r>
        <w:rPr>
          <w:rFonts w:hint="eastAsia"/>
          <w:sz w:val="24"/>
          <w:szCs w:val="24"/>
        </w:rPr>
        <w:t>A)</w:t>
      </w:r>
      <w:r>
        <w:rPr>
          <w:rFonts w:hint="eastAsia"/>
          <w:sz w:val="24"/>
          <w:szCs w:val="24"/>
        </w:rPr>
        <w:tab/>
      </w:r>
      <w:r>
        <w:rPr>
          <w:rFonts w:hint="eastAsia"/>
          <w:sz w:val="24"/>
          <w:szCs w:val="24"/>
        </w:rPr>
        <w:t>一对一</w:t>
      </w:r>
    </w:p>
    <w:p w14:paraId="39083168" w14:textId="77777777" w:rsidR="00A83BD8" w:rsidRDefault="00000000">
      <w:pPr>
        <w:rPr>
          <w:sz w:val="24"/>
          <w:szCs w:val="24"/>
        </w:rPr>
      </w:pPr>
      <w:r>
        <w:rPr>
          <w:rFonts w:hint="eastAsia"/>
          <w:sz w:val="24"/>
          <w:szCs w:val="24"/>
        </w:rPr>
        <w:t>B)</w:t>
      </w:r>
      <w:r>
        <w:rPr>
          <w:rFonts w:hint="eastAsia"/>
          <w:sz w:val="24"/>
          <w:szCs w:val="24"/>
        </w:rPr>
        <w:tab/>
      </w:r>
      <w:r>
        <w:rPr>
          <w:rFonts w:hint="eastAsia"/>
          <w:sz w:val="24"/>
          <w:szCs w:val="24"/>
        </w:rPr>
        <w:t>一对多</w:t>
      </w:r>
    </w:p>
    <w:p w14:paraId="0A5C235F" w14:textId="77777777" w:rsidR="00A83BD8" w:rsidRDefault="00000000">
      <w:pPr>
        <w:rPr>
          <w:sz w:val="24"/>
          <w:szCs w:val="24"/>
        </w:rPr>
      </w:pPr>
      <w:r>
        <w:rPr>
          <w:rFonts w:hint="eastAsia"/>
          <w:sz w:val="24"/>
          <w:szCs w:val="24"/>
        </w:rPr>
        <w:t>C)</w:t>
      </w:r>
      <w:r>
        <w:rPr>
          <w:rFonts w:hint="eastAsia"/>
          <w:sz w:val="24"/>
          <w:szCs w:val="24"/>
        </w:rPr>
        <w:tab/>
      </w:r>
      <w:r>
        <w:rPr>
          <w:rFonts w:hint="eastAsia"/>
          <w:sz w:val="24"/>
          <w:szCs w:val="24"/>
        </w:rPr>
        <w:t>多对一</w:t>
      </w:r>
    </w:p>
    <w:p w14:paraId="0BC5BD05" w14:textId="77777777" w:rsidR="00A83BD8" w:rsidRDefault="00000000">
      <w:pPr>
        <w:rPr>
          <w:b/>
          <w:color w:val="FF0000"/>
          <w:sz w:val="24"/>
          <w:szCs w:val="24"/>
          <w:u w:val="single"/>
        </w:rPr>
      </w:pPr>
      <w:r>
        <w:rPr>
          <w:rFonts w:hint="eastAsia"/>
          <w:b/>
          <w:color w:val="FF0000"/>
          <w:sz w:val="24"/>
          <w:szCs w:val="24"/>
        </w:rPr>
        <w:t>D)</w:t>
      </w:r>
      <w:r>
        <w:rPr>
          <w:rFonts w:hint="eastAsia"/>
          <w:b/>
          <w:color w:val="FF0000"/>
          <w:sz w:val="24"/>
          <w:szCs w:val="24"/>
        </w:rPr>
        <w:tab/>
      </w:r>
      <w:r>
        <w:rPr>
          <w:rFonts w:hint="eastAsia"/>
          <w:b/>
          <w:color w:val="FF0000"/>
          <w:sz w:val="24"/>
          <w:szCs w:val="24"/>
          <w:u w:val="single"/>
        </w:rPr>
        <w:t>多对多</w:t>
      </w:r>
    </w:p>
    <w:p w14:paraId="3BF12390" w14:textId="77777777" w:rsidR="00A83BD8" w:rsidRDefault="00A83BD8">
      <w:pPr>
        <w:rPr>
          <w:color w:val="FF0000"/>
          <w:sz w:val="24"/>
          <w:szCs w:val="24"/>
        </w:rPr>
      </w:pPr>
    </w:p>
    <w:p w14:paraId="2CEE0E60" w14:textId="77777777" w:rsidR="00A83BD8" w:rsidRDefault="00000000">
      <w:pPr>
        <w:pStyle w:val="a"/>
        <w:ind w:left="480" w:hanging="480"/>
        <w:rPr>
          <w:sz w:val="24"/>
          <w:szCs w:val="24"/>
        </w:rPr>
      </w:pPr>
      <w:r>
        <w:rPr>
          <w:rFonts w:hint="eastAsia"/>
          <w:sz w:val="24"/>
          <w:szCs w:val="24"/>
        </w:rPr>
        <w:t>同一个关系模型的任意两个元组值（</w:t>
      </w:r>
      <w:r>
        <w:rPr>
          <w:rFonts w:hint="eastAsia"/>
          <w:sz w:val="24"/>
          <w:szCs w:val="24"/>
        </w:rPr>
        <w:t xml:space="preserve">    </w:t>
      </w:r>
      <w:r>
        <w:rPr>
          <w:rFonts w:hint="eastAsia"/>
          <w:sz w:val="24"/>
          <w:szCs w:val="24"/>
        </w:rPr>
        <w:t>）。</w:t>
      </w:r>
    </w:p>
    <w:p w14:paraId="43AA4228" w14:textId="77777777" w:rsidR="00A83BD8" w:rsidRDefault="00000000">
      <w:pPr>
        <w:rPr>
          <w:sz w:val="24"/>
          <w:szCs w:val="24"/>
        </w:rPr>
      </w:pPr>
      <w:r>
        <w:rPr>
          <w:rFonts w:hint="eastAsia"/>
          <w:b/>
          <w:color w:val="FF0000"/>
          <w:sz w:val="24"/>
          <w:szCs w:val="24"/>
        </w:rPr>
        <w:t>A)</w:t>
      </w:r>
      <w:r>
        <w:rPr>
          <w:rFonts w:hint="eastAsia"/>
          <w:b/>
          <w:color w:val="FF0000"/>
          <w:sz w:val="24"/>
          <w:szCs w:val="24"/>
        </w:rPr>
        <w:tab/>
      </w:r>
      <w:r>
        <w:rPr>
          <w:rFonts w:hint="eastAsia"/>
          <w:b/>
          <w:color w:val="FF0000"/>
          <w:sz w:val="24"/>
          <w:szCs w:val="24"/>
          <w:u w:val="single"/>
        </w:rPr>
        <w:t>不能完全相同</w:t>
      </w:r>
      <w:r>
        <w:rPr>
          <w:rFonts w:hint="eastAsia"/>
          <w:b/>
          <w:color w:val="FF0000"/>
          <w:sz w:val="24"/>
          <w:szCs w:val="24"/>
          <w:u w:val="single"/>
        </w:rPr>
        <w:t xml:space="preserve"> </w:t>
      </w:r>
      <w:r>
        <w:rPr>
          <w:rFonts w:hint="eastAsia"/>
          <w:b/>
          <w:color w:val="FF0000"/>
          <w:sz w:val="24"/>
          <w:szCs w:val="24"/>
        </w:rPr>
        <w:t xml:space="preserve">                </w:t>
      </w:r>
      <w:r>
        <w:rPr>
          <w:rFonts w:hint="eastAsia"/>
          <w:sz w:val="24"/>
          <w:szCs w:val="24"/>
        </w:rPr>
        <w:t>B)</w:t>
      </w:r>
      <w:r>
        <w:rPr>
          <w:rFonts w:hint="eastAsia"/>
          <w:sz w:val="24"/>
          <w:szCs w:val="24"/>
        </w:rPr>
        <w:tab/>
      </w:r>
      <w:r>
        <w:rPr>
          <w:rFonts w:hint="eastAsia"/>
          <w:sz w:val="24"/>
          <w:szCs w:val="24"/>
        </w:rPr>
        <w:t>可以完全相同</w:t>
      </w:r>
    </w:p>
    <w:p w14:paraId="75B8C4BB" w14:textId="77777777" w:rsidR="00A83BD8" w:rsidRDefault="00000000">
      <w:pPr>
        <w:rPr>
          <w:sz w:val="24"/>
          <w:szCs w:val="24"/>
        </w:rPr>
      </w:pPr>
      <w:r>
        <w:rPr>
          <w:rFonts w:hint="eastAsia"/>
          <w:sz w:val="24"/>
          <w:szCs w:val="24"/>
        </w:rPr>
        <w:t>C)</w:t>
      </w:r>
      <w:r>
        <w:rPr>
          <w:rFonts w:hint="eastAsia"/>
          <w:sz w:val="24"/>
          <w:szCs w:val="24"/>
        </w:rPr>
        <w:tab/>
      </w:r>
      <w:r>
        <w:rPr>
          <w:rFonts w:hint="eastAsia"/>
          <w:sz w:val="24"/>
          <w:szCs w:val="24"/>
        </w:rPr>
        <w:t>必须完全相同</w:t>
      </w:r>
      <w:r>
        <w:rPr>
          <w:rFonts w:hint="eastAsia"/>
          <w:sz w:val="24"/>
          <w:szCs w:val="24"/>
        </w:rPr>
        <w:t xml:space="preserve">                 D)</w:t>
      </w:r>
      <w:r>
        <w:rPr>
          <w:rFonts w:hint="eastAsia"/>
          <w:sz w:val="24"/>
          <w:szCs w:val="24"/>
        </w:rPr>
        <w:tab/>
      </w:r>
      <w:r>
        <w:rPr>
          <w:rFonts w:hint="eastAsia"/>
          <w:sz w:val="24"/>
          <w:szCs w:val="24"/>
        </w:rPr>
        <w:t>以上都不对</w:t>
      </w:r>
    </w:p>
    <w:p w14:paraId="4C602FB8" w14:textId="77777777" w:rsidR="00A83BD8" w:rsidRDefault="00A83BD8">
      <w:pPr>
        <w:rPr>
          <w:sz w:val="24"/>
          <w:szCs w:val="24"/>
        </w:rPr>
      </w:pPr>
    </w:p>
    <w:p w14:paraId="2113945D" w14:textId="77777777" w:rsidR="00A83BD8" w:rsidRDefault="00000000">
      <w:pPr>
        <w:pStyle w:val="a"/>
        <w:ind w:left="480" w:hanging="480"/>
        <w:rPr>
          <w:sz w:val="24"/>
          <w:szCs w:val="24"/>
        </w:rPr>
      </w:pPr>
      <w:r>
        <w:rPr>
          <w:rFonts w:hint="eastAsia"/>
          <w:sz w:val="24"/>
          <w:szCs w:val="24"/>
        </w:rPr>
        <w:t>传统的集合</w:t>
      </w:r>
      <w:proofErr w:type="gramStart"/>
      <w:r>
        <w:rPr>
          <w:rFonts w:hint="eastAsia"/>
          <w:sz w:val="24"/>
          <w:szCs w:val="24"/>
        </w:rPr>
        <w:t>并差交运算</w:t>
      </w:r>
      <w:proofErr w:type="gramEnd"/>
      <w:r>
        <w:rPr>
          <w:rFonts w:hint="eastAsia"/>
          <w:sz w:val="24"/>
          <w:szCs w:val="24"/>
        </w:rPr>
        <w:t>施加于两个关系时，这两个关系应该是（</w:t>
      </w:r>
      <w:r>
        <w:rPr>
          <w:rFonts w:hint="eastAsia"/>
          <w:sz w:val="24"/>
          <w:szCs w:val="24"/>
        </w:rPr>
        <w:t xml:space="preserve">    </w:t>
      </w:r>
      <w:r>
        <w:rPr>
          <w:rFonts w:hint="eastAsia"/>
          <w:sz w:val="24"/>
          <w:szCs w:val="24"/>
        </w:rPr>
        <w:t>）的。</w:t>
      </w:r>
    </w:p>
    <w:p w14:paraId="072F8A8E" w14:textId="77777777" w:rsidR="00A83BD8" w:rsidRDefault="00000000">
      <w:pPr>
        <w:rPr>
          <w:b/>
          <w:sz w:val="24"/>
          <w:szCs w:val="24"/>
        </w:rPr>
      </w:pPr>
      <w:r>
        <w:rPr>
          <w:rFonts w:hint="eastAsia"/>
          <w:b/>
          <w:color w:val="FF0000"/>
          <w:sz w:val="24"/>
          <w:szCs w:val="24"/>
        </w:rPr>
        <w:t>A)</w:t>
      </w:r>
      <w:r>
        <w:rPr>
          <w:rFonts w:hint="eastAsia"/>
          <w:b/>
          <w:color w:val="FF0000"/>
          <w:sz w:val="24"/>
          <w:szCs w:val="24"/>
        </w:rPr>
        <w:tab/>
      </w:r>
      <w:r>
        <w:rPr>
          <w:rFonts w:hint="eastAsia"/>
          <w:b/>
          <w:color w:val="FF0000"/>
          <w:sz w:val="24"/>
          <w:szCs w:val="24"/>
          <w:u w:val="single"/>
        </w:rPr>
        <w:t>相容</w:t>
      </w:r>
    </w:p>
    <w:p w14:paraId="45E32A19" w14:textId="77777777" w:rsidR="00A83BD8" w:rsidRDefault="00000000">
      <w:pPr>
        <w:rPr>
          <w:sz w:val="24"/>
          <w:szCs w:val="24"/>
        </w:rPr>
      </w:pPr>
      <w:r>
        <w:rPr>
          <w:rFonts w:hint="eastAsia"/>
          <w:sz w:val="24"/>
          <w:szCs w:val="24"/>
        </w:rPr>
        <w:t>B)</w:t>
      </w:r>
      <w:r>
        <w:rPr>
          <w:rFonts w:hint="eastAsia"/>
          <w:sz w:val="24"/>
          <w:szCs w:val="24"/>
        </w:rPr>
        <w:tab/>
      </w:r>
      <w:r>
        <w:rPr>
          <w:rFonts w:hint="eastAsia"/>
          <w:sz w:val="24"/>
          <w:szCs w:val="24"/>
        </w:rPr>
        <w:t>相等</w:t>
      </w:r>
    </w:p>
    <w:p w14:paraId="36D2E9FC" w14:textId="77777777" w:rsidR="00A83BD8" w:rsidRDefault="00000000">
      <w:pPr>
        <w:rPr>
          <w:sz w:val="24"/>
          <w:szCs w:val="24"/>
        </w:rPr>
      </w:pPr>
      <w:r>
        <w:rPr>
          <w:rFonts w:hint="eastAsia"/>
          <w:sz w:val="24"/>
          <w:szCs w:val="24"/>
        </w:rPr>
        <w:t>C)</w:t>
      </w:r>
      <w:r>
        <w:rPr>
          <w:rFonts w:hint="eastAsia"/>
          <w:sz w:val="24"/>
          <w:szCs w:val="24"/>
        </w:rPr>
        <w:tab/>
      </w:r>
      <w:r>
        <w:rPr>
          <w:rFonts w:hint="eastAsia"/>
          <w:sz w:val="24"/>
          <w:szCs w:val="24"/>
        </w:rPr>
        <w:t>相似</w:t>
      </w:r>
    </w:p>
    <w:p w14:paraId="54672769" w14:textId="77777777" w:rsidR="00A83BD8" w:rsidRDefault="00A83BD8"/>
    <w:p w14:paraId="145FD032" w14:textId="77777777" w:rsidR="00A83BD8" w:rsidRDefault="00000000">
      <w:r>
        <w:rPr>
          <w:rFonts w:hint="eastAsia"/>
        </w:rPr>
        <w:t xml:space="preserve">  </w:t>
      </w:r>
    </w:p>
    <w:p w14:paraId="3AC2DAF7" w14:textId="77777777" w:rsidR="00A83BD8" w:rsidRDefault="00A83BD8"/>
    <w:p w14:paraId="60571689" w14:textId="77777777" w:rsidR="00A83BD8" w:rsidRDefault="00000000">
      <w:r>
        <w:rPr>
          <w:rFonts w:hint="eastAsia"/>
        </w:rPr>
        <w:t xml:space="preserve"> </w:t>
      </w:r>
    </w:p>
    <w:p w14:paraId="080879B0" w14:textId="77777777" w:rsidR="00A83BD8" w:rsidRDefault="00A83BD8"/>
    <w:sectPr w:rsidR="00A83BD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multiLevelType w:val="singleLevel"/>
    <w:tmpl w:val="00000000"/>
    <w:lvl w:ilvl="0">
      <w:start w:val="1"/>
      <w:numFmt w:val="decimal"/>
      <w:pStyle w:val="a"/>
      <w:lvlText w:val="%1."/>
      <w:lvlJc w:val="left"/>
      <w:pPr>
        <w:tabs>
          <w:tab w:val="left" w:pos="360"/>
        </w:tabs>
        <w:ind w:left="360" w:hangingChars="200" w:hanging="360"/>
      </w:pPr>
    </w:lvl>
  </w:abstractNum>
  <w:num w:numId="1" w16cid:durableId="1287812576">
    <w:abstractNumId w:val="0"/>
  </w:num>
  <w:num w:numId="2" w16cid:durableId="212427007">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osie Zhang">
    <w15:presenceInfo w15:providerId="Windows Live" w15:userId="5cc6c7da47b6373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83BD8"/>
    <w:rsid w:val="000A2CE4"/>
    <w:rsid w:val="001E25CF"/>
    <w:rsid w:val="00A83BD8"/>
    <w:rsid w:val="00EA71C6"/>
    <w:rsid w:val="12494573"/>
    <w:rsid w:val="1AE57B57"/>
    <w:rsid w:val="3F3069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772F33"/>
  <w15:docId w15:val="{CEEA953E-945B-48B8-B207-A963C707FB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宋体"/>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qFormat="1"/>
    <w:lsdException w:name="footer" w:uiPriority="99" w:qFormat="1"/>
    <w:lsdException w:name="caption" w:semiHidden="1" w:unhideWhenUsed="1" w:qFormat="1"/>
    <w:lsdException w:name="List Number" w:uiPriority="99" w:qFormat="1"/>
    <w:lsdException w:name="Title" w:qFormat="1"/>
    <w:lsdException w:name="Default Paragraph Font" w:uiPriority="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Theme" w:semiHidden="1" w:unhideWhenUsed="1"/>
    <w:lsdException w:name="Placeholder Text" w:uiPriority="99"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widowControl w:val="0"/>
      <w:jc w:val="both"/>
    </w:pPr>
    <w:rPr>
      <w:kern w:val="2"/>
      <w:sz w:val="21"/>
      <w:szCs w:val="2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
    <w:name w:val="List Number"/>
    <w:basedOn w:val="a0"/>
    <w:uiPriority w:val="99"/>
    <w:qFormat/>
    <w:pPr>
      <w:numPr>
        <w:numId w:val="1"/>
      </w:numPr>
      <w:contextualSpacing/>
    </w:pPr>
  </w:style>
  <w:style w:type="paragraph" w:styleId="a4">
    <w:name w:val="Balloon Text"/>
    <w:basedOn w:val="a0"/>
    <w:link w:val="a5"/>
    <w:uiPriority w:val="99"/>
    <w:qFormat/>
    <w:rPr>
      <w:sz w:val="18"/>
      <w:szCs w:val="18"/>
    </w:rPr>
  </w:style>
  <w:style w:type="paragraph" w:styleId="a6">
    <w:name w:val="footer"/>
    <w:basedOn w:val="a0"/>
    <w:link w:val="a7"/>
    <w:uiPriority w:val="99"/>
    <w:qFormat/>
    <w:pPr>
      <w:tabs>
        <w:tab w:val="center" w:pos="4153"/>
        <w:tab w:val="right" w:pos="8306"/>
      </w:tabs>
      <w:snapToGrid w:val="0"/>
      <w:jc w:val="left"/>
    </w:pPr>
    <w:rPr>
      <w:sz w:val="18"/>
      <w:szCs w:val="18"/>
    </w:rPr>
  </w:style>
  <w:style w:type="paragraph" w:styleId="a8">
    <w:name w:val="header"/>
    <w:basedOn w:val="a0"/>
    <w:link w:val="a9"/>
    <w:uiPriority w:val="99"/>
    <w:qFormat/>
    <w:pPr>
      <w:pBdr>
        <w:bottom w:val="single" w:sz="6" w:space="1" w:color="auto"/>
      </w:pBdr>
      <w:tabs>
        <w:tab w:val="center" w:pos="4153"/>
        <w:tab w:val="right" w:pos="8306"/>
      </w:tabs>
      <w:snapToGrid w:val="0"/>
      <w:jc w:val="center"/>
    </w:pPr>
    <w:rPr>
      <w:sz w:val="18"/>
      <w:szCs w:val="18"/>
    </w:rPr>
  </w:style>
  <w:style w:type="paragraph" w:styleId="aa">
    <w:name w:val="List Paragraph"/>
    <w:basedOn w:val="a0"/>
    <w:uiPriority w:val="34"/>
    <w:qFormat/>
    <w:pPr>
      <w:ind w:firstLineChars="200" w:firstLine="420"/>
    </w:pPr>
  </w:style>
  <w:style w:type="character" w:customStyle="1" w:styleId="a5">
    <w:name w:val="批注框文本 字符"/>
    <w:basedOn w:val="a1"/>
    <w:link w:val="a4"/>
    <w:uiPriority w:val="99"/>
    <w:qFormat/>
    <w:rPr>
      <w:sz w:val="18"/>
      <w:szCs w:val="18"/>
    </w:rPr>
  </w:style>
  <w:style w:type="character" w:styleId="ab">
    <w:name w:val="Placeholder Text"/>
    <w:basedOn w:val="a1"/>
    <w:uiPriority w:val="99"/>
    <w:qFormat/>
    <w:rPr>
      <w:color w:val="808080"/>
    </w:rPr>
  </w:style>
  <w:style w:type="character" w:customStyle="1" w:styleId="a9">
    <w:name w:val="页眉 字符"/>
    <w:basedOn w:val="a1"/>
    <w:link w:val="a8"/>
    <w:uiPriority w:val="99"/>
    <w:qFormat/>
    <w:rPr>
      <w:sz w:val="18"/>
      <w:szCs w:val="18"/>
    </w:rPr>
  </w:style>
  <w:style w:type="character" w:customStyle="1" w:styleId="a7">
    <w:name w:val="页脚 字符"/>
    <w:basedOn w:val="a1"/>
    <w:link w:val="a6"/>
    <w:uiPriority w:val="99"/>
    <w:qFormat/>
    <w:rPr>
      <w:sz w:val="18"/>
      <w:szCs w:val="18"/>
    </w:rPr>
  </w:style>
  <w:style w:type="paragraph" w:styleId="ac">
    <w:name w:val="Revision"/>
    <w:hidden/>
    <w:uiPriority w:val="99"/>
    <w:unhideWhenUsed/>
    <w:rsid w:val="001E25CF"/>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wmf"/><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microsoft.com/office/2011/relationships/people" Target="peop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19</Pages>
  <Words>1671</Words>
  <Characters>9528</Characters>
  <Application>Microsoft Office Word</Application>
  <DocSecurity>0</DocSecurity>
  <Lines>79</Lines>
  <Paragraphs>22</Paragraphs>
  <ScaleCrop>false</ScaleCrop>
  <Company/>
  <LinksUpToDate>false</LinksUpToDate>
  <CharactersWithSpaces>11177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pansir</dc:creator>
  <cp:lastModifiedBy>Josie Zhang</cp:lastModifiedBy>
  <cp:revision>19</cp:revision>
  <cp:lastPrinted>2017-12-11T06:30:00Z</cp:lastPrinted>
  <dcterms:created xsi:type="dcterms:W3CDTF">2016-11-15T10:17:00Z</dcterms:created>
  <dcterms:modified xsi:type="dcterms:W3CDTF">2024-01-03T09:34:00Z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2052-10.1.0.7401</vt:lpwstr>
  </property>
</Properties>
</file>